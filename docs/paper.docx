
<file path=[Content_Types].xml><?xml version="1.0" encoding="utf-8"?>
<Types xmlns="http://schemas.openxmlformats.org/package/2006/content-types">
  <Default Extension="bin" ContentType="application/vnd.openxmlformats-officedocument.oleObject"/>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1C84" w:rsidRDefault="00FE05A7" w:rsidP="00562D4D">
      <w:pPr>
        <w:pStyle w:val="berschrift1"/>
        <w:rPr>
          <w:lang w:val="en-GB"/>
        </w:rPr>
      </w:pPr>
      <w:r>
        <w:rPr>
          <w:lang w:val="en-GB"/>
        </w:rPr>
        <w:fldChar w:fldCharType="begin"/>
      </w:r>
      <w:r w:rsidR="00CD5BDA">
        <w:rPr>
          <w:lang w:val="en-GB"/>
        </w:rPr>
        <w:instrText xml:space="preserve"> MACROBUTTON MTEditEquationSection2 </w:instrText>
      </w:r>
      <w:r w:rsidR="00CD5BDA" w:rsidRPr="00CD5BDA">
        <w:rPr>
          <w:rStyle w:val="MTEquationSection"/>
        </w:rPr>
        <w:instrText>Equation Chapter 1 Section 1</w:instrText>
      </w:r>
      <w:r>
        <w:rPr>
          <w:lang w:val="en-GB"/>
        </w:rPr>
        <w:fldChar w:fldCharType="begin"/>
      </w:r>
      <w:r w:rsidR="00CD5BDA">
        <w:rPr>
          <w:lang w:val="en-GB"/>
        </w:rPr>
        <w:instrText xml:space="preserve"> SEQ MTEqn \r \h \* MERGEFORMAT </w:instrText>
      </w:r>
      <w:r>
        <w:rPr>
          <w:lang w:val="en-GB"/>
        </w:rPr>
        <w:fldChar w:fldCharType="end"/>
      </w:r>
      <w:r>
        <w:rPr>
          <w:lang w:val="en-GB"/>
        </w:rPr>
        <w:fldChar w:fldCharType="begin"/>
      </w:r>
      <w:r w:rsidR="00CD5BDA">
        <w:rPr>
          <w:lang w:val="en-GB"/>
        </w:rPr>
        <w:instrText xml:space="preserve"> SEQ MTSec \r 1 \h \* MERGEFORMAT </w:instrText>
      </w:r>
      <w:r>
        <w:rPr>
          <w:lang w:val="en-GB"/>
        </w:rPr>
        <w:fldChar w:fldCharType="end"/>
      </w:r>
      <w:r>
        <w:rPr>
          <w:lang w:val="en-GB"/>
        </w:rPr>
        <w:fldChar w:fldCharType="begin"/>
      </w:r>
      <w:r w:rsidR="00CD5BDA">
        <w:rPr>
          <w:lang w:val="en-GB"/>
        </w:rPr>
        <w:instrText xml:space="preserve"> SEQ MTChap \r 1 \h \* MERGEFORMAT </w:instrText>
      </w:r>
      <w:r>
        <w:rPr>
          <w:lang w:val="en-GB"/>
        </w:rPr>
        <w:fldChar w:fldCharType="end"/>
      </w:r>
      <w:r>
        <w:rPr>
          <w:lang w:val="en-GB"/>
        </w:rPr>
        <w:fldChar w:fldCharType="end"/>
      </w:r>
      <w:r w:rsidR="009137FD">
        <w:rPr>
          <w:lang w:val="en-GB"/>
        </w:rPr>
        <w:t xml:space="preserve">Implementation and testing of an energy-conserving viscoelastic DEM </w:t>
      </w:r>
      <w:r w:rsidR="00DC2061">
        <w:rPr>
          <w:lang w:val="en-GB"/>
        </w:rPr>
        <w:t xml:space="preserve">contact </w:t>
      </w:r>
      <w:r w:rsidR="009137FD">
        <w:rPr>
          <w:lang w:val="en-GB"/>
        </w:rPr>
        <w:t>model</w:t>
      </w:r>
    </w:p>
    <w:p w:rsidR="00B87767" w:rsidRDefault="00B87767" w:rsidP="00562D4D">
      <w:pPr>
        <w:rPr>
          <w:lang w:val="en-GB"/>
        </w:rPr>
      </w:pPr>
    </w:p>
    <w:p w:rsidR="009A2C70" w:rsidRDefault="009137FD" w:rsidP="00562D4D">
      <w:pPr>
        <w:rPr>
          <w:vertAlign w:val="superscript"/>
          <w:lang w:val="en-GB"/>
        </w:rPr>
      </w:pPr>
      <w:r>
        <w:rPr>
          <w:lang w:val="en-GB"/>
        </w:rPr>
        <w:t>D</w:t>
      </w:r>
      <w:r w:rsidR="00BF702B">
        <w:rPr>
          <w:lang w:val="en-GB"/>
        </w:rPr>
        <w:t xml:space="preserve">. </w:t>
      </w:r>
      <w:r>
        <w:rPr>
          <w:lang w:val="en-GB"/>
        </w:rPr>
        <w:t>Peinado</w:t>
      </w:r>
      <w:r w:rsidR="00BF702B" w:rsidRPr="00BF702B">
        <w:rPr>
          <w:vertAlign w:val="superscript"/>
          <w:lang w:val="en-GB"/>
        </w:rPr>
        <w:t>1</w:t>
      </w:r>
      <w:proofErr w:type="gramStart"/>
      <w:r w:rsidR="00BF702B" w:rsidRPr="00BF702B">
        <w:rPr>
          <w:vertAlign w:val="superscript"/>
          <w:lang w:val="en-GB"/>
        </w:rPr>
        <w:t>,</w:t>
      </w:r>
      <w:r>
        <w:rPr>
          <w:vertAlign w:val="superscript"/>
          <w:lang w:val="en-GB"/>
        </w:rPr>
        <w:t>3</w:t>
      </w:r>
      <w:proofErr w:type="gramEnd"/>
      <w:r w:rsidR="00BF702B">
        <w:rPr>
          <w:lang w:val="en-GB"/>
        </w:rPr>
        <w:t>, C. Kloss</w:t>
      </w:r>
      <w:r>
        <w:rPr>
          <w:vertAlign w:val="superscript"/>
          <w:lang w:val="en-GB"/>
        </w:rPr>
        <w:t>2</w:t>
      </w:r>
    </w:p>
    <w:p w:rsidR="009137FD" w:rsidRDefault="009137FD" w:rsidP="00562D4D">
      <w:pPr>
        <w:rPr>
          <w:vertAlign w:val="superscript"/>
          <w:lang w:val="en-GB"/>
        </w:rPr>
      </w:pPr>
    </w:p>
    <w:p w:rsidR="009137FD" w:rsidRPr="009137FD" w:rsidRDefault="009137FD" w:rsidP="00562D4D">
      <w:pPr>
        <w:rPr>
          <w:lang w:val="en-GB"/>
        </w:rPr>
      </w:pPr>
      <w:r>
        <w:rPr>
          <w:vertAlign w:val="superscript"/>
          <w:lang w:val="en-GB"/>
        </w:rPr>
        <w:t xml:space="preserve">1 </w:t>
      </w:r>
      <w:proofErr w:type="spellStart"/>
      <w:r>
        <w:rPr>
          <w:lang w:val="en-GB"/>
        </w:rPr>
        <w:t>Intrame</w:t>
      </w:r>
      <w:proofErr w:type="spellEnd"/>
      <w:r>
        <w:rPr>
          <w:lang w:val="en-GB"/>
        </w:rPr>
        <w:t xml:space="preserve"> SA, Madrid, Spain</w:t>
      </w:r>
    </w:p>
    <w:p w:rsidR="00BF702B" w:rsidRDefault="009137FD" w:rsidP="00562D4D">
      <w:pPr>
        <w:rPr>
          <w:lang w:val="en-GB"/>
        </w:rPr>
      </w:pPr>
      <w:r>
        <w:rPr>
          <w:vertAlign w:val="superscript"/>
          <w:lang w:val="en-GB"/>
        </w:rPr>
        <w:t>2</w:t>
      </w:r>
      <w:r w:rsidR="009A2C70">
        <w:rPr>
          <w:vertAlign w:val="superscript"/>
          <w:lang w:val="en-GB"/>
        </w:rPr>
        <w:t xml:space="preserve"> </w:t>
      </w:r>
      <w:r w:rsidR="00BF702B">
        <w:rPr>
          <w:lang w:val="en-GB"/>
        </w:rPr>
        <w:t>Christian-Doppler Laboratory on Particulate Flow Modelling</w:t>
      </w:r>
      <w:r w:rsidR="009A2C70">
        <w:rPr>
          <w:lang w:val="en-GB"/>
        </w:rPr>
        <w:t xml:space="preserve">, </w:t>
      </w:r>
      <w:r>
        <w:rPr>
          <w:lang w:val="en-GB"/>
        </w:rPr>
        <w:t xml:space="preserve">JKU </w:t>
      </w:r>
      <w:r w:rsidR="009A2C70">
        <w:rPr>
          <w:lang w:val="en-GB"/>
        </w:rPr>
        <w:t>Linz, Austria</w:t>
      </w:r>
    </w:p>
    <w:p w:rsidR="009A2C70" w:rsidRDefault="009A2C70" w:rsidP="00562D4D">
      <w:pPr>
        <w:rPr>
          <w:lang w:val="en-GB"/>
        </w:rPr>
      </w:pPr>
      <w:r>
        <w:rPr>
          <w:vertAlign w:val="superscript"/>
          <w:lang w:val="en-GB"/>
        </w:rPr>
        <w:t xml:space="preserve">3 </w:t>
      </w:r>
      <w:r w:rsidR="009137FD">
        <w:rPr>
          <w:lang w:val="en-GB"/>
        </w:rPr>
        <w:t>UC3</w:t>
      </w:r>
      <w:r w:rsidR="00A97CC4">
        <w:rPr>
          <w:lang w:val="en-GB"/>
        </w:rPr>
        <w:t>M</w:t>
      </w:r>
      <w:r w:rsidR="009137FD">
        <w:rPr>
          <w:lang w:val="en-GB"/>
        </w:rPr>
        <w:t>, Madrid, Spain</w:t>
      </w:r>
    </w:p>
    <w:p w:rsidR="00B87767" w:rsidRDefault="00B87767" w:rsidP="00562D4D">
      <w:pPr>
        <w:pStyle w:val="berschrift1"/>
        <w:rPr>
          <w:lang w:val="en-GB"/>
        </w:rPr>
      </w:pPr>
      <w:r>
        <w:rPr>
          <w:lang w:val="en-GB"/>
        </w:rPr>
        <w:t>Abstract</w:t>
      </w:r>
    </w:p>
    <w:p w:rsidR="004F4850" w:rsidRDefault="00B87767" w:rsidP="00FD67C1">
      <w:pPr>
        <w:jc w:val="both"/>
        <w:rPr>
          <w:lang w:val="en-GB"/>
        </w:rPr>
      </w:pPr>
      <w:r>
        <w:rPr>
          <w:lang w:val="en-GB"/>
        </w:rPr>
        <w:t xml:space="preserve">This paper considers </w:t>
      </w:r>
      <w:r w:rsidR="00E5385D">
        <w:rPr>
          <w:lang w:val="en-GB"/>
        </w:rPr>
        <w:t xml:space="preserve">the implementation of a </w:t>
      </w:r>
      <w:r w:rsidR="00AD7908">
        <w:rPr>
          <w:lang w:val="en-GB"/>
        </w:rPr>
        <w:t>Discrete Ele</w:t>
      </w:r>
      <w:r w:rsidR="0097258D">
        <w:rPr>
          <w:lang w:val="en-GB"/>
        </w:rPr>
        <w:t xml:space="preserve">ment Method (DEM) contact model. </w:t>
      </w:r>
      <w:r w:rsidR="00FD67C1">
        <w:rPr>
          <w:lang w:val="en-GB"/>
        </w:rPr>
        <w:t xml:space="preserve">The model we propose is a viscoelastic contact model with a constant coefficient of restitution and is termed XXX model. It is know that most of the DEM models used in literature suffer from problems regarding energy conservation. </w:t>
      </w:r>
      <w:r w:rsidR="0097258D">
        <w:rPr>
          <w:lang w:val="en-GB"/>
        </w:rPr>
        <w:t xml:space="preserve">The simple problem of an oblique binary collision between two particles is </w:t>
      </w:r>
      <w:r w:rsidR="00FD67C1">
        <w:rPr>
          <w:lang w:val="en-GB"/>
        </w:rPr>
        <w:t xml:space="preserve">used to </w:t>
      </w:r>
      <w:r w:rsidR="0097258D">
        <w:rPr>
          <w:lang w:val="en-GB"/>
        </w:rPr>
        <w:t>stud</w:t>
      </w:r>
      <w:r w:rsidR="00FD67C1">
        <w:rPr>
          <w:lang w:val="en-GB"/>
        </w:rPr>
        <w:t xml:space="preserve">y the energy </w:t>
      </w:r>
      <w:r w:rsidR="00021E3E">
        <w:rPr>
          <w:lang w:val="en-GB"/>
        </w:rPr>
        <w:t>conservation</w:t>
      </w:r>
      <w:r w:rsidR="0097258D">
        <w:rPr>
          <w:lang w:val="en-GB"/>
        </w:rPr>
        <w:t>.</w:t>
      </w:r>
      <w:r w:rsidR="00FD67C1">
        <w:rPr>
          <w:lang w:val="en-GB"/>
        </w:rPr>
        <w:t xml:space="preserve"> It is shown that the XXX </w:t>
      </w:r>
      <w:r w:rsidR="0097258D">
        <w:rPr>
          <w:lang w:val="en-GB"/>
        </w:rPr>
        <w:t xml:space="preserve">model </w:t>
      </w:r>
      <w:r w:rsidR="00FD67C1">
        <w:rPr>
          <w:lang w:val="en-GB"/>
        </w:rPr>
        <w:t xml:space="preserve">conserves total energy, irrespective of the ratio between normal and tangential spring stiffness. </w:t>
      </w:r>
      <w:r w:rsidR="001973E9">
        <w:rPr>
          <w:lang w:val="en-GB"/>
        </w:rPr>
        <w:t xml:space="preserve">We compare the performance against the simple </w:t>
      </w:r>
      <w:del w:id="0" w:author="ZID" w:date="2011-08-22T22:20:00Z">
        <w:r w:rsidR="001973E9" w:rsidDel="00477008">
          <w:rPr>
            <w:lang w:val="en-GB"/>
          </w:rPr>
          <w:delText xml:space="preserve">HM </w:delText>
        </w:r>
      </w:del>
      <w:ins w:id="1" w:author="ZID" w:date="2011-08-22T22:20:00Z">
        <w:r w:rsidR="00477008">
          <w:rPr>
            <w:lang w:val="en-GB"/>
          </w:rPr>
          <w:t>Hertz-</w:t>
        </w:r>
        <w:proofErr w:type="spellStart"/>
        <w:r w:rsidR="00477008">
          <w:rPr>
            <w:lang w:val="en-GB"/>
          </w:rPr>
          <w:t>Mindlin</w:t>
        </w:r>
        <w:proofErr w:type="spellEnd"/>
        <w:r w:rsidR="00477008">
          <w:rPr>
            <w:lang w:val="en-GB"/>
          </w:rPr>
          <w:t xml:space="preserve"> </w:t>
        </w:r>
      </w:ins>
      <w:r w:rsidR="001973E9">
        <w:rPr>
          <w:lang w:val="en-GB"/>
        </w:rPr>
        <w:t>model</w:t>
      </w:r>
    </w:p>
    <w:p w:rsidR="004F4850" w:rsidRDefault="004F4850" w:rsidP="00562D4D">
      <w:pPr>
        <w:jc w:val="both"/>
        <w:rPr>
          <w:lang w:val="en-GB"/>
        </w:rPr>
      </w:pPr>
    </w:p>
    <w:p w:rsidR="001E2723" w:rsidRDefault="001E2723" w:rsidP="00BF702B">
      <w:pPr>
        <w:jc w:val="both"/>
        <w:rPr>
          <w:lang w:val="en-GB"/>
        </w:rPr>
      </w:pPr>
      <w:r w:rsidRPr="001E2723">
        <w:rPr>
          <w:b/>
          <w:lang w:val="en-GB"/>
        </w:rPr>
        <w:t>Keywords:</w:t>
      </w:r>
      <w:r>
        <w:rPr>
          <w:lang w:val="en-GB"/>
        </w:rPr>
        <w:t xml:space="preserve"> </w:t>
      </w:r>
      <w:r w:rsidR="00021E3E">
        <w:rPr>
          <w:lang w:val="en-GB"/>
        </w:rPr>
        <w:t xml:space="preserve">Particle Simulation, </w:t>
      </w:r>
      <w:r w:rsidR="00FD7753">
        <w:rPr>
          <w:lang w:val="en-GB"/>
        </w:rPr>
        <w:t xml:space="preserve">Discrete Element Method, Contact </w:t>
      </w:r>
      <w:proofErr w:type="gramStart"/>
      <w:r w:rsidR="00FD7753">
        <w:rPr>
          <w:lang w:val="en-GB"/>
        </w:rPr>
        <w:t>Mechanics</w:t>
      </w:r>
      <w:r w:rsidR="00FD67C1">
        <w:rPr>
          <w:lang w:val="en-GB"/>
        </w:rPr>
        <w:t>, …</w:t>
      </w:r>
      <w:proofErr w:type="gramEnd"/>
    </w:p>
    <w:p w:rsidR="00C64B11" w:rsidRDefault="00C64B11" w:rsidP="00C64B11">
      <w:pPr>
        <w:pStyle w:val="berschrift1"/>
        <w:rPr>
          <w:lang w:val="en-GB"/>
        </w:rPr>
      </w:pPr>
      <w:r>
        <w:rPr>
          <w:lang w:val="en-GB"/>
        </w:rPr>
        <w:t>Nomenclature</w:t>
      </w:r>
    </w:p>
    <w:p w:rsidR="001E2723" w:rsidRDefault="009A2C70" w:rsidP="00150709">
      <w:pPr>
        <w:spacing w:line="480" w:lineRule="auto"/>
        <w:jc w:val="both"/>
        <w:rPr>
          <w:ins w:id="2" w:author="ZID" w:date="2011-08-22T22:20:00Z"/>
          <w:lang w:val="en-GB"/>
        </w:rPr>
      </w:pPr>
      <w:r>
        <w:rPr>
          <w:lang w:val="en-GB"/>
        </w:rPr>
        <w:t>XXX…</w:t>
      </w:r>
    </w:p>
    <w:p w:rsidR="00477008" w:rsidRDefault="00477008" w:rsidP="00150709">
      <w:pPr>
        <w:spacing w:line="480" w:lineRule="auto"/>
        <w:jc w:val="both"/>
        <w:rPr>
          <w:ins w:id="3" w:author="ZID" w:date="2011-08-22T22:20:00Z"/>
          <w:lang w:val="en-GB"/>
        </w:rPr>
      </w:pPr>
      <w:ins w:id="4" w:author="ZID" w:date="2011-08-22T22:20:00Z">
        <w:r>
          <w:rPr>
            <w:lang w:val="en-GB"/>
          </w:rPr>
          <w:t>GENERAL COMMENTS:</w:t>
        </w:r>
      </w:ins>
    </w:p>
    <w:p w:rsidR="00477008" w:rsidRDefault="00477008" w:rsidP="00150709">
      <w:pPr>
        <w:spacing w:line="480" w:lineRule="auto"/>
        <w:jc w:val="both"/>
        <w:rPr>
          <w:lang w:val="en-GB"/>
        </w:rPr>
      </w:pPr>
      <w:ins w:id="5" w:author="ZID" w:date="2011-08-22T22:20:00Z">
        <w:r>
          <w:rPr>
            <w:lang w:val="en-GB"/>
          </w:rPr>
          <w:t xml:space="preserve">1) How should we write </w:t>
        </w:r>
      </w:ins>
      <w:ins w:id="6" w:author="ZID" w:date="2011-08-22T22:21:00Z">
        <w:r>
          <w:rPr>
            <w:lang w:val="en-GB"/>
          </w:rPr>
          <w:t>vector magnitude? Currently there is no |x| for magnitude of vector x</w:t>
        </w:r>
        <w:r>
          <w:rPr>
            <w:lang w:val="en-GB"/>
          </w:rPr>
          <w:br/>
          <w:t xml:space="preserve">2) I would generally recommend to write </w:t>
        </w:r>
      </w:ins>
      <w:proofErr w:type="gramStart"/>
      <w:ins w:id="7" w:author="ZID" w:date="2011-08-22T22:22:00Z">
        <w:r>
          <w:rPr>
            <w:rFonts w:ascii="Symbol" w:hAnsi="Symbol"/>
            <w:lang w:val="en-GB"/>
          </w:rPr>
          <w:t></w:t>
        </w:r>
      </w:ins>
      <w:ins w:id="8" w:author="ZID" w:date="2011-08-22T22:21:00Z">
        <w:r>
          <w:rPr>
            <w:lang w:val="en-GB"/>
          </w:rPr>
          <w:t>(</w:t>
        </w:r>
      </w:ins>
      <w:proofErr w:type="gramEnd"/>
      <w:ins w:id="9" w:author="ZID" w:date="2011-08-22T22:22:00Z">
        <w:r>
          <w:rPr>
            <w:lang w:val="en-GB"/>
          </w:rPr>
          <w:t>t</w:t>
        </w:r>
      </w:ins>
      <w:ins w:id="10" w:author="ZID" w:date="2011-08-22T22:21:00Z">
        <w:r>
          <w:rPr>
            <w:lang w:val="en-GB"/>
          </w:rPr>
          <w:t xml:space="preserve">) </w:t>
        </w:r>
      </w:ins>
      <w:ins w:id="11" w:author="ZID" w:date="2011-08-22T22:22:00Z">
        <w:r>
          <w:rPr>
            <w:lang w:val="en-GB"/>
          </w:rPr>
          <w:t xml:space="preserve">instead </w:t>
        </w:r>
      </w:ins>
      <w:ins w:id="12" w:author="ZID" w:date="2011-08-22T22:21:00Z">
        <w:r>
          <w:rPr>
            <w:lang w:val="en-GB"/>
          </w:rPr>
          <w:t>of</w:t>
        </w:r>
      </w:ins>
      <w:ins w:id="13" w:author="ZID" w:date="2011-08-22T22:22:00Z">
        <w:r>
          <w:rPr>
            <w:lang w:val="en-GB"/>
          </w:rPr>
          <w:t xml:space="preserve"> </w:t>
        </w:r>
        <w:r>
          <w:rPr>
            <w:rFonts w:ascii="Symbol" w:hAnsi="Symbol"/>
            <w:lang w:val="en-GB"/>
          </w:rPr>
          <w:t></w:t>
        </w:r>
        <w:r>
          <w:rPr>
            <w:rFonts w:ascii="Symbol" w:hAnsi="Symbol"/>
            <w:lang w:val="en-GB"/>
          </w:rPr>
          <w:t></w:t>
        </w:r>
        <w:r>
          <w:rPr>
            <w:rFonts w:ascii="Symbol" w:hAnsi="Symbol"/>
            <w:lang w:val="en-GB"/>
          </w:rPr>
          <w:t></w:t>
        </w:r>
        <w:r>
          <w:rPr>
            <w:lang w:val="en-GB"/>
          </w:rPr>
          <w:t xml:space="preserve">and </w:t>
        </w:r>
      </w:ins>
      <w:ins w:id="14" w:author="ZID" w:date="2011-08-22T22:23:00Z">
        <w:r>
          <w:rPr>
            <w:rFonts w:ascii="Symbol" w:hAnsi="Symbol"/>
            <w:lang w:val="en-GB"/>
          </w:rPr>
          <w:t></w:t>
        </w:r>
        <w:r>
          <w:rPr>
            <w:lang w:val="en-GB"/>
          </w:rPr>
          <w:t>(t+</w:t>
        </w:r>
        <w:r w:rsidRPr="00477008">
          <w:rPr>
            <w:rFonts w:ascii="Symbol" w:hAnsi="Symbol"/>
            <w:lang w:val="en-GB"/>
          </w:rPr>
          <w:t></w:t>
        </w:r>
        <w:r>
          <w:rPr>
            <w:rFonts w:ascii="Symbol" w:hAnsi="Symbol"/>
            <w:lang w:val="en-GB"/>
          </w:rPr>
          <w:t></w:t>
        </w:r>
        <w:r>
          <w:rPr>
            <w:lang w:val="en-GB"/>
          </w:rPr>
          <w:t xml:space="preserve">t) instead of </w:t>
        </w:r>
        <w:r>
          <w:rPr>
            <w:rFonts w:ascii="Symbol" w:hAnsi="Symbol"/>
            <w:lang w:val="en-GB"/>
          </w:rPr>
          <w:t></w:t>
        </w:r>
        <w:r>
          <w:rPr>
            <w:lang w:val="en-GB"/>
          </w:rPr>
          <w:t>n to avoid usage of extra indices that could cause confusion to the reader – I think the other nomenclature would make it more clear</w:t>
        </w:r>
      </w:ins>
    </w:p>
    <w:p w:rsidR="001E2723" w:rsidRDefault="002F090A" w:rsidP="001E2723">
      <w:pPr>
        <w:pStyle w:val="berschrift1"/>
        <w:numPr>
          <w:ilvl w:val="0"/>
          <w:numId w:val="1"/>
        </w:numPr>
        <w:rPr>
          <w:lang w:val="en-GB"/>
        </w:rPr>
      </w:pPr>
      <w:r>
        <w:rPr>
          <w:lang w:val="en-GB"/>
        </w:rPr>
        <w:t>Introduction</w:t>
      </w:r>
    </w:p>
    <w:p w:rsidR="0078046A" w:rsidRDefault="0078046A" w:rsidP="001E2723">
      <w:pPr>
        <w:rPr>
          <w:lang w:val="en-US"/>
        </w:rPr>
      </w:pPr>
      <w:r>
        <w:rPr>
          <w:lang w:val="en-US"/>
        </w:rPr>
        <w:t>Granular flows are of great importance in nature and to process industry (Bates</w:t>
      </w:r>
      <w:r w:rsidR="00DC2061">
        <w:rPr>
          <w:lang w:val="en-US"/>
        </w:rPr>
        <w:t xml:space="preserve">, 2006; </w:t>
      </w:r>
      <w:r w:rsidR="0034664C">
        <w:rPr>
          <w:lang w:val="en-US"/>
        </w:rPr>
        <w:t>Ennis</w:t>
      </w:r>
      <w:r w:rsidR="00DC2061">
        <w:rPr>
          <w:lang w:val="en-US"/>
        </w:rPr>
        <w:t>, 2</w:t>
      </w:r>
      <w:r w:rsidR="00DA7883">
        <w:rPr>
          <w:lang w:val="en-US"/>
        </w:rPr>
        <w:t>00</w:t>
      </w:r>
      <w:r w:rsidR="00DC2061">
        <w:rPr>
          <w:lang w:val="en-US"/>
        </w:rPr>
        <w:t>4</w:t>
      </w:r>
      <w:r>
        <w:rPr>
          <w:lang w:val="en-US"/>
        </w:rPr>
        <w:t xml:space="preserve">). </w:t>
      </w:r>
      <w:r w:rsidR="00DC2061">
        <w:rPr>
          <w:lang w:val="en-US"/>
        </w:rPr>
        <w:t xml:space="preserve">There are two main strategies to model granular flows: </w:t>
      </w:r>
      <w:r w:rsidR="00FD7753" w:rsidRPr="00FD7753">
        <w:rPr>
          <w:lang w:val="en-US"/>
        </w:rPr>
        <w:t xml:space="preserve">The continuum approach </w:t>
      </w:r>
      <w:r w:rsidR="00E0189B">
        <w:rPr>
          <w:lang w:val="en-US"/>
        </w:rPr>
        <w:t>(e.g. (</w:t>
      </w:r>
      <w:proofErr w:type="spellStart"/>
      <w:r w:rsidR="00E0189B">
        <w:rPr>
          <w:lang w:val="en-US"/>
        </w:rPr>
        <w:t>Rao</w:t>
      </w:r>
      <w:proofErr w:type="spellEnd"/>
      <w:r w:rsidR="00E0189B">
        <w:rPr>
          <w:lang w:val="en-US"/>
        </w:rPr>
        <w:t xml:space="preserve"> and Nott, </w:t>
      </w:r>
      <w:r w:rsidR="000872AC">
        <w:rPr>
          <w:lang w:val="en-US"/>
        </w:rPr>
        <w:t>2008</w:t>
      </w:r>
      <w:r w:rsidR="00E0189B">
        <w:rPr>
          <w:lang w:val="en-US"/>
        </w:rPr>
        <w:t>)</w:t>
      </w:r>
      <w:del w:id="15" w:author="ZID" w:date="2011-08-22T22:24:00Z">
        <w:r w:rsidR="00E0189B" w:rsidRPr="00FD7753" w:rsidDel="00477008">
          <w:rPr>
            <w:lang w:val="en-US"/>
          </w:rPr>
          <w:delText>.</w:delText>
        </w:r>
      </w:del>
      <w:r w:rsidR="00E0189B" w:rsidRPr="00FD7753">
        <w:rPr>
          <w:lang w:val="en-US"/>
        </w:rPr>
        <w:t xml:space="preserve"> </w:t>
      </w:r>
      <w:r w:rsidR="00FD7753" w:rsidRPr="00FD7753">
        <w:rPr>
          <w:lang w:val="en-US"/>
        </w:rPr>
        <w:t>considers the bulk of particles as an arti</w:t>
      </w:r>
      <w:r w:rsidR="00FD7753">
        <w:rPr>
          <w:lang w:val="en-US"/>
        </w:rPr>
        <w:t>fi</w:t>
      </w:r>
      <w:r w:rsidR="00FD7753" w:rsidRPr="00FD7753">
        <w:rPr>
          <w:lang w:val="en-US"/>
        </w:rPr>
        <w:t>cial continuum. It is</w:t>
      </w:r>
      <w:r w:rsidR="00FD7753">
        <w:rPr>
          <w:lang w:val="en-US"/>
        </w:rPr>
        <w:t xml:space="preserve"> </w:t>
      </w:r>
      <w:r w:rsidR="00FD7753" w:rsidRPr="00FD7753">
        <w:rPr>
          <w:lang w:val="en-US"/>
        </w:rPr>
        <w:t>based on the solution of conservation equations, using</w:t>
      </w:r>
      <w:r w:rsidR="00FD7753">
        <w:rPr>
          <w:lang w:val="en-US"/>
        </w:rPr>
        <w:t xml:space="preserve"> fi</w:t>
      </w:r>
      <w:r w:rsidR="00FD7753" w:rsidRPr="00FD7753">
        <w:rPr>
          <w:lang w:val="en-US"/>
        </w:rPr>
        <w:t>nite volume</w:t>
      </w:r>
      <w:r w:rsidR="00FD7753">
        <w:rPr>
          <w:lang w:val="en-US"/>
        </w:rPr>
        <w:t xml:space="preserve"> o</w:t>
      </w:r>
      <w:r w:rsidR="00FD7753" w:rsidRPr="00FD7753">
        <w:rPr>
          <w:lang w:val="en-US"/>
        </w:rPr>
        <w:t xml:space="preserve">r </w:t>
      </w:r>
      <w:r w:rsidR="00FD7753">
        <w:rPr>
          <w:lang w:val="en-US"/>
        </w:rPr>
        <w:t>fi</w:t>
      </w:r>
      <w:r w:rsidR="00FD7753" w:rsidRPr="00FD7753">
        <w:rPr>
          <w:lang w:val="en-US"/>
        </w:rPr>
        <w:t>nite element techniques</w:t>
      </w:r>
      <w:r w:rsidR="00E0189B">
        <w:rPr>
          <w:lang w:val="en-US"/>
        </w:rPr>
        <w:t>.</w:t>
      </w:r>
      <w:r w:rsidR="00DC2061">
        <w:rPr>
          <w:lang w:val="en-US"/>
        </w:rPr>
        <w:t xml:space="preserve"> </w:t>
      </w:r>
      <w:r w:rsidR="00FD7753" w:rsidRPr="00FD7753">
        <w:rPr>
          <w:lang w:val="en-US"/>
        </w:rPr>
        <w:t>Naturally, this approach does not account for the local</w:t>
      </w:r>
      <w:r w:rsidR="00FD7753">
        <w:rPr>
          <w:lang w:val="en-US"/>
        </w:rPr>
        <w:t xml:space="preserve"> </w:t>
      </w:r>
      <w:proofErr w:type="spellStart"/>
      <w:r w:rsidR="00FD7753" w:rsidRPr="00FD7753">
        <w:rPr>
          <w:lang w:val="en-US"/>
        </w:rPr>
        <w:t>behaviour</w:t>
      </w:r>
      <w:proofErr w:type="spellEnd"/>
      <w:r w:rsidR="00FD7753" w:rsidRPr="00FD7753">
        <w:rPr>
          <w:lang w:val="en-US"/>
        </w:rPr>
        <w:t xml:space="preserve"> of the individual particles. In general, such continuum models are derived for</w:t>
      </w:r>
      <w:r w:rsidR="00FD7753">
        <w:rPr>
          <w:lang w:val="en-US"/>
        </w:rPr>
        <w:t xml:space="preserve"> </w:t>
      </w:r>
      <w:r w:rsidR="00FD7753" w:rsidRPr="00FD7753">
        <w:rPr>
          <w:lang w:val="en-US"/>
        </w:rPr>
        <w:t>a spec</w:t>
      </w:r>
      <w:r w:rsidR="00FD7753">
        <w:rPr>
          <w:lang w:val="en-US"/>
        </w:rPr>
        <w:t>if</w:t>
      </w:r>
      <w:r w:rsidR="00FD7753" w:rsidRPr="00FD7753">
        <w:rPr>
          <w:lang w:val="en-US"/>
        </w:rPr>
        <w:t>i</w:t>
      </w:r>
      <w:r w:rsidR="00FD7753">
        <w:rPr>
          <w:lang w:val="en-US"/>
        </w:rPr>
        <w:t>c fl</w:t>
      </w:r>
      <w:r w:rsidR="00FD7753" w:rsidRPr="00FD7753">
        <w:rPr>
          <w:lang w:val="en-US"/>
        </w:rPr>
        <w:t>ow regime</w:t>
      </w:r>
      <w:ins w:id="16" w:author="ZID" w:date="2011-08-22T22:24:00Z">
        <w:r w:rsidR="00477008">
          <w:rPr>
            <w:lang w:val="en-US"/>
          </w:rPr>
          <w:t xml:space="preserve">, such as </w:t>
        </w:r>
      </w:ins>
      <w:del w:id="17" w:author="ZID" w:date="2011-08-22T22:24:00Z">
        <w:r w:rsidR="00DC2061" w:rsidDel="00477008">
          <w:rPr>
            <w:lang w:val="en-US"/>
          </w:rPr>
          <w:delText xml:space="preserve"> (</w:delText>
        </w:r>
      </w:del>
      <w:r w:rsidR="00DC2061">
        <w:rPr>
          <w:lang w:val="en-US"/>
        </w:rPr>
        <w:t>rapid granular flow</w:t>
      </w:r>
      <w:ins w:id="18" w:author="ZID" w:date="2011-08-22T22:24:00Z">
        <w:r w:rsidR="00477008">
          <w:rPr>
            <w:lang w:val="en-US"/>
          </w:rPr>
          <w:t xml:space="preserve"> and </w:t>
        </w:r>
      </w:ins>
      <w:del w:id="19" w:author="ZID" w:date="2011-08-22T22:24:00Z">
        <w:r w:rsidR="00DC2061" w:rsidDel="00477008">
          <w:rPr>
            <w:lang w:val="en-US"/>
          </w:rPr>
          <w:delText xml:space="preserve">, </w:delText>
        </w:r>
      </w:del>
      <w:r w:rsidR="00DC2061">
        <w:rPr>
          <w:lang w:val="en-US"/>
        </w:rPr>
        <w:t>slow granular flow</w:t>
      </w:r>
      <w:del w:id="20" w:author="ZID" w:date="2011-08-22T22:24:00Z">
        <w:r w:rsidR="00DC2061" w:rsidDel="00477008">
          <w:rPr>
            <w:lang w:val="en-US"/>
          </w:rPr>
          <w:delText>)</w:delText>
        </w:r>
      </w:del>
      <w:r w:rsidR="00FD7753" w:rsidRPr="00FD7753">
        <w:rPr>
          <w:lang w:val="en-US"/>
        </w:rPr>
        <w:t>.</w:t>
      </w:r>
      <w:r w:rsidR="00FD7753">
        <w:rPr>
          <w:lang w:val="en-US"/>
        </w:rPr>
        <w:t xml:space="preserve"> </w:t>
      </w:r>
      <w:r>
        <w:rPr>
          <w:lang w:val="en-US"/>
        </w:rPr>
        <w:t xml:space="preserve">Despite </w:t>
      </w:r>
      <w:r w:rsidR="00FD7753">
        <w:rPr>
          <w:lang w:val="en-US"/>
        </w:rPr>
        <w:t xml:space="preserve">of </w:t>
      </w:r>
      <w:r>
        <w:rPr>
          <w:lang w:val="en-US"/>
        </w:rPr>
        <w:t>a long tradition in continuum models for granular flow, some aspects are still poorly understood (Campbell</w:t>
      </w:r>
      <w:r w:rsidR="00DC2061">
        <w:rPr>
          <w:lang w:val="en-US"/>
        </w:rPr>
        <w:t>, 2006</w:t>
      </w:r>
      <w:r>
        <w:rPr>
          <w:lang w:val="en-US"/>
        </w:rPr>
        <w:t xml:space="preserve">). </w:t>
      </w:r>
    </w:p>
    <w:p w:rsidR="001E2723" w:rsidRDefault="00FD7753" w:rsidP="001E2723">
      <w:pPr>
        <w:rPr>
          <w:lang w:val="en-US"/>
        </w:rPr>
      </w:pPr>
      <w:r w:rsidRPr="00FD7753">
        <w:rPr>
          <w:lang w:val="en-US"/>
        </w:rPr>
        <w:t xml:space="preserve">The second </w:t>
      </w:r>
      <w:proofErr w:type="spellStart"/>
      <w:r w:rsidRPr="00FD7753">
        <w:rPr>
          <w:lang w:val="en-US"/>
        </w:rPr>
        <w:t>modelling</w:t>
      </w:r>
      <w:proofErr w:type="spellEnd"/>
      <w:r w:rsidRPr="00FD7753">
        <w:rPr>
          <w:lang w:val="en-US"/>
        </w:rPr>
        <w:t xml:space="preserve"> approach simulates the motion of each particle (or a set of representative</w:t>
      </w:r>
      <w:r>
        <w:rPr>
          <w:lang w:val="en-US"/>
        </w:rPr>
        <w:t xml:space="preserve"> </w:t>
      </w:r>
      <w:r w:rsidRPr="00FD7753">
        <w:rPr>
          <w:lang w:val="en-US"/>
        </w:rPr>
        <w:t>particles) individually, with a detailed handling for collisions.</w:t>
      </w:r>
      <w:r>
        <w:rPr>
          <w:lang w:val="en-US"/>
        </w:rPr>
        <w:t xml:space="preserve"> Most prominently, t</w:t>
      </w:r>
      <w:r w:rsidR="00E5385D" w:rsidRPr="00E5385D">
        <w:rPr>
          <w:lang w:val="en-US"/>
        </w:rPr>
        <w:t xml:space="preserve">he ‘Discrete Element Method’ (DEM) </w:t>
      </w:r>
      <w:del w:id="21" w:author="ZID" w:date="2011-08-22T22:24:00Z">
        <w:r w:rsidR="00E5385D" w:rsidRPr="00E5385D" w:rsidDel="00477008">
          <w:rPr>
            <w:lang w:val="en-US"/>
          </w:rPr>
          <w:delText xml:space="preserve">is an emerging method to simulate the </w:delText>
        </w:r>
        <w:r w:rsidR="00030231" w:rsidRPr="00E5385D" w:rsidDel="00477008">
          <w:rPr>
            <w:lang w:val="en-US"/>
          </w:rPr>
          <w:delText>behavior</w:delText>
        </w:r>
        <w:r w:rsidR="00E5385D" w:rsidRPr="00E5385D" w:rsidDel="00477008">
          <w:rPr>
            <w:lang w:val="en-US"/>
          </w:rPr>
          <w:delText xml:space="preserve"> of granular materials</w:delText>
        </w:r>
        <w:r w:rsidR="00E5385D" w:rsidDel="00477008">
          <w:rPr>
            <w:lang w:val="en-US"/>
          </w:rPr>
          <w:delText xml:space="preserve">. Originally </w:delText>
        </w:r>
      </w:del>
      <w:ins w:id="22" w:author="ZID" w:date="2011-08-22T22:24:00Z">
        <w:r w:rsidR="00477008">
          <w:rPr>
            <w:lang w:val="en-US"/>
          </w:rPr>
          <w:t xml:space="preserve">was </w:t>
        </w:r>
      </w:ins>
      <w:r w:rsidR="00E5385D">
        <w:rPr>
          <w:lang w:val="en-US"/>
        </w:rPr>
        <w:t xml:space="preserve">proposed by </w:t>
      </w:r>
      <w:proofErr w:type="spellStart"/>
      <w:r w:rsidR="00E5385D">
        <w:rPr>
          <w:lang w:val="en-US"/>
        </w:rPr>
        <w:t>Cundall</w:t>
      </w:r>
      <w:proofErr w:type="spellEnd"/>
      <w:r w:rsidR="00E5385D">
        <w:rPr>
          <w:lang w:val="en-US"/>
        </w:rPr>
        <w:t xml:space="preserve"> and </w:t>
      </w:r>
      <w:proofErr w:type="spellStart"/>
      <w:r w:rsidR="00E5385D">
        <w:rPr>
          <w:lang w:val="en-US"/>
        </w:rPr>
        <w:t>Strack</w:t>
      </w:r>
      <w:proofErr w:type="spellEnd"/>
      <w:r w:rsidR="00E5385D">
        <w:rPr>
          <w:lang w:val="en-US"/>
        </w:rPr>
        <w:t xml:space="preserve"> (1977), </w:t>
      </w:r>
      <w:del w:id="23" w:author="ZID" w:date="2011-08-22T22:25:00Z">
        <w:r w:rsidR="00E5385D" w:rsidDel="00477008">
          <w:rPr>
            <w:lang w:val="en-US"/>
          </w:rPr>
          <w:delText xml:space="preserve">it </w:delText>
        </w:r>
      </w:del>
      <w:ins w:id="24" w:author="ZID" w:date="2011-08-22T22:25:00Z">
        <w:r w:rsidR="00477008">
          <w:rPr>
            <w:lang w:val="en-US"/>
          </w:rPr>
          <w:t xml:space="preserve">and </w:t>
        </w:r>
      </w:ins>
      <w:r w:rsidR="00E5385D">
        <w:rPr>
          <w:lang w:val="en-US"/>
        </w:rPr>
        <w:lastRenderedPageBreak/>
        <w:t>is widely applied to</w:t>
      </w:r>
      <w:r w:rsidR="00AD7908">
        <w:rPr>
          <w:lang w:val="en-US"/>
        </w:rPr>
        <w:t xml:space="preserve"> model granular flow and coupled fluid granular flow, including chute flow, ho</w:t>
      </w:r>
      <w:r w:rsidR="00231DFC">
        <w:rPr>
          <w:lang w:val="en-US"/>
        </w:rPr>
        <w:t xml:space="preserve">pper flow, bulk solids handling, </w:t>
      </w:r>
      <w:r w:rsidR="00DC2061">
        <w:rPr>
          <w:lang w:val="en-US"/>
        </w:rPr>
        <w:t xml:space="preserve">pharmaceutical processes, </w:t>
      </w:r>
      <w:proofErr w:type="spellStart"/>
      <w:r w:rsidR="00231DFC">
        <w:rPr>
          <w:lang w:val="en-US"/>
        </w:rPr>
        <w:t>geomechanical</w:t>
      </w:r>
      <w:proofErr w:type="spellEnd"/>
      <w:r w:rsidR="00231DFC">
        <w:rPr>
          <w:lang w:val="en-US"/>
        </w:rPr>
        <w:t xml:space="preserve"> flows, fluidized beds, pneumatic conveying, </w:t>
      </w:r>
      <w:r>
        <w:rPr>
          <w:lang w:val="en-US"/>
        </w:rPr>
        <w:t>heat transfer in industrial vessels (</w:t>
      </w:r>
      <w:proofErr w:type="spellStart"/>
      <w:r>
        <w:rPr>
          <w:lang w:val="en-US"/>
        </w:rPr>
        <w:t>Chaud</w:t>
      </w:r>
      <w:r w:rsidR="001973E9">
        <w:rPr>
          <w:lang w:val="en-US"/>
        </w:rPr>
        <w:t>hur</w:t>
      </w:r>
      <w:r>
        <w:rPr>
          <w:lang w:val="en-US"/>
        </w:rPr>
        <w:t>i</w:t>
      </w:r>
      <w:proofErr w:type="spellEnd"/>
      <w:r w:rsidR="001973E9">
        <w:rPr>
          <w:lang w:val="en-US"/>
        </w:rPr>
        <w:t xml:space="preserve"> et al, 2006</w:t>
      </w:r>
      <w:r>
        <w:rPr>
          <w:lang w:val="en-US"/>
        </w:rPr>
        <w:t>)</w:t>
      </w:r>
      <w:r w:rsidR="00FB2D2B">
        <w:rPr>
          <w:lang w:val="en-US"/>
        </w:rPr>
        <w:t xml:space="preserve">, </w:t>
      </w:r>
      <w:r w:rsidR="00F072CC">
        <w:rPr>
          <w:lang w:val="en-US"/>
        </w:rPr>
        <w:t xml:space="preserve">material </w:t>
      </w:r>
      <w:r w:rsidR="00FB2D2B">
        <w:rPr>
          <w:lang w:val="en-US"/>
        </w:rPr>
        <w:t>sintering</w:t>
      </w:r>
      <w:r w:rsidR="00F072CC">
        <w:rPr>
          <w:lang w:val="en-US"/>
        </w:rPr>
        <w:t xml:space="preserve"> </w:t>
      </w:r>
      <w:r w:rsidR="00FB2D2B">
        <w:rPr>
          <w:lang w:val="en-US"/>
        </w:rPr>
        <w:t>(</w:t>
      </w:r>
      <w:proofErr w:type="spellStart"/>
      <w:r w:rsidR="00FB2D2B">
        <w:rPr>
          <w:lang w:val="en-US"/>
        </w:rPr>
        <w:t>Luding</w:t>
      </w:r>
      <w:proofErr w:type="spellEnd"/>
      <w:r w:rsidR="001973E9">
        <w:rPr>
          <w:lang w:val="en-US"/>
        </w:rPr>
        <w:t>, 2005</w:t>
      </w:r>
      <w:r w:rsidR="00FB2D2B">
        <w:rPr>
          <w:lang w:val="en-US"/>
        </w:rPr>
        <w:t>)</w:t>
      </w:r>
      <w:r w:rsidR="001973E9">
        <w:rPr>
          <w:lang w:val="en-US"/>
        </w:rPr>
        <w:t>.</w:t>
      </w:r>
      <w:ins w:id="25" w:author="ZID" w:date="2011-08-22T22:25:00Z">
        <w:r w:rsidR="00477008">
          <w:rPr>
            <w:lang w:val="en-US"/>
          </w:rPr>
          <w:t xml:space="preserve"> [MISSING REFERENCES HERE</w:t>
        </w:r>
      </w:ins>
      <w:ins w:id="26" w:author="ZID" w:date="2011-08-22T22:38:00Z">
        <w:r w:rsidR="006D4B6F">
          <w:rPr>
            <w:lang w:val="en-US"/>
          </w:rPr>
          <w:t>, TODO FOR CHRISTOPH</w:t>
        </w:r>
      </w:ins>
      <w:ins w:id="27" w:author="ZID" w:date="2011-08-22T22:25:00Z">
        <w:r w:rsidR="00477008">
          <w:rPr>
            <w:lang w:val="en-US"/>
          </w:rPr>
          <w:t>]</w:t>
        </w:r>
      </w:ins>
    </w:p>
    <w:p w:rsidR="005506FB" w:rsidRDefault="005506FB" w:rsidP="001E2723">
      <w:pPr>
        <w:rPr>
          <w:lang w:val="en-US"/>
        </w:rPr>
      </w:pPr>
    </w:p>
    <w:p w:rsidR="00E715E4" w:rsidRDefault="005506FB" w:rsidP="001E2723">
      <w:pPr>
        <w:rPr>
          <w:lang w:val="en-GB"/>
        </w:rPr>
      </w:pPr>
      <w:r>
        <w:rPr>
          <w:lang w:val="en-US"/>
        </w:rPr>
        <w:t>Particle n</w:t>
      </w:r>
      <w:r>
        <w:rPr>
          <w:lang w:val="en-GB"/>
        </w:rPr>
        <w:t>on-</w:t>
      </w:r>
      <w:proofErr w:type="spellStart"/>
      <w:r>
        <w:rPr>
          <w:lang w:val="en-GB"/>
        </w:rPr>
        <w:t>sphericity</w:t>
      </w:r>
      <w:proofErr w:type="spellEnd"/>
      <w:r>
        <w:rPr>
          <w:lang w:val="en-GB"/>
        </w:rPr>
        <w:t xml:space="preserve"> is an important topic to be addressed. Multiple approaches exist, such as </w:t>
      </w:r>
      <w:r w:rsidR="00E715E4">
        <w:rPr>
          <w:lang w:val="en-GB"/>
        </w:rPr>
        <w:t xml:space="preserve">using </w:t>
      </w:r>
      <w:proofErr w:type="spellStart"/>
      <w:r w:rsidR="00E715E4">
        <w:rPr>
          <w:lang w:val="en-GB"/>
        </w:rPr>
        <w:t>superquadric</w:t>
      </w:r>
      <w:proofErr w:type="spellEnd"/>
      <w:r w:rsidR="00E715E4">
        <w:rPr>
          <w:lang w:val="en-GB"/>
        </w:rPr>
        <w:t xml:space="preserve"> particle shapes (Cleary, 1997), or to use triangulated particles (</w:t>
      </w:r>
      <w:proofErr w:type="spellStart"/>
      <w:r w:rsidR="00E715E4">
        <w:rPr>
          <w:lang w:val="en-GB"/>
        </w:rPr>
        <w:t>Poeschel</w:t>
      </w:r>
      <w:proofErr w:type="spellEnd"/>
      <w:r w:rsidR="00E715E4">
        <w:rPr>
          <w:lang w:val="en-GB"/>
        </w:rPr>
        <w:t xml:space="preserve"> and </w:t>
      </w:r>
      <w:proofErr w:type="spellStart"/>
      <w:r w:rsidR="00E715E4">
        <w:rPr>
          <w:lang w:val="en-GB"/>
        </w:rPr>
        <w:t>Schwager</w:t>
      </w:r>
      <w:proofErr w:type="spellEnd"/>
      <w:r w:rsidR="00E715E4">
        <w:rPr>
          <w:lang w:val="en-GB"/>
        </w:rPr>
        <w:t>, 2005). T</w:t>
      </w:r>
      <w:r>
        <w:rPr>
          <w:lang w:val="en-GB"/>
        </w:rPr>
        <w:t xml:space="preserve">he </w:t>
      </w:r>
      <w:r w:rsidR="00E715E4">
        <w:rPr>
          <w:lang w:val="en-GB"/>
        </w:rPr>
        <w:t>multi-sphere approach considers a non-spherical particle as a clump of multiple spheres</w:t>
      </w:r>
      <w:r>
        <w:rPr>
          <w:lang w:val="en-GB"/>
        </w:rPr>
        <w:t xml:space="preserve"> (</w:t>
      </w:r>
      <w:r w:rsidR="00E715E4" w:rsidRPr="00E0189B">
        <w:rPr>
          <w:szCs w:val="24"/>
          <w:lang w:val="en-US"/>
        </w:rPr>
        <w:t>Kruggel-Emden</w:t>
      </w:r>
      <w:r w:rsidR="00E715E4">
        <w:rPr>
          <w:szCs w:val="24"/>
          <w:lang w:val="en-US"/>
        </w:rPr>
        <w:t xml:space="preserve"> et al, 2008</w:t>
      </w:r>
      <w:r>
        <w:rPr>
          <w:lang w:val="en-GB"/>
        </w:rPr>
        <w:t>)</w:t>
      </w:r>
      <w:r w:rsidR="00E715E4">
        <w:rPr>
          <w:lang w:val="en-GB"/>
        </w:rPr>
        <w:t xml:space="preserve">. </w:t>
      </w:r>
    </w:p>
    <w:p w:rsidR="00F072CC" w:rsidRDefault="00F072CC" w:rsidP="001E2723">
      <w:pPr>
        <w:rPr>
          <w:lang w:val="en-GB"/>
        </w:rPr>
      </w:pPr>
    </w:p>
    <w:p w:rsidR="007227A2" w:rsidRDefault="008C3E37" w:rsidP="001E2723">
      <w:pPr>
        <w:rPr>
          <w:lang w:val="en-GB"/>
        </w:rPr>
      </w:pPr>
      <w:moveFromRangeStart w:id="28" w:author="ZID" w:date="2011-08-22T22:26:00Z" w:name="move301815297"/>
      <w:moveFrom w:id="29" w:author="ZID" w:date="2011-08-22T22:26:00Z">
        <w:r w:rsidDel="00A61BE4">
          <w:rPr>
            <w:lang w:val="en-GB"/>
          </w:rPr>
          <w:t>In order to extend the applicability of the DEM to large-scale industrial processes, co</w:t>
        </w:r>
        <w:r w:rsidR="00EA1B83" w:rsidDel="00A61BE4">
          <w:rPr>
            <w:lang w:val="en-GB"/>
          </w:rPr>
          <w:t>arse graining schemes</w:t>
        </w:r>
        <w:r w:rsidR="00DC2061" w:rsidDel="00A61BE4">
          <w:rPr>
            <w:lang w:val="en-GB"/>
          </w:rPr>
          <w:t xml:space="preserve"> have been proposed </w:t>
        </w:r>
        <w:r w:rsidR="00EA1B83" w:rsidDel="00A61BE4">
          <w:rPr>
            <w:lang w:val="en-GB"/>
          </w:rPr>
          <w:t>(Bierwisch</w:t>
        </w:r>
        <w:r w:rsidR="005506FB" w:rsidDel="00A61BE4">
          <w:rPr>
            <w:lang w:val="en-GB"/>
          </w:rPr>
          <w:t>, 2009</w:t>
        </w:r>
        <w:r w:rsidR="00EA1B83" w:rsidDel="00A61BE4">
          <w:rPr>
            <w:lang w:val="en-GB"/>
          </w:rPr>
          <w:t>)</w:t>
        </w:r>
        <w:r w:rsidDel="00A61BE4">
          <w:rPr>
            <w:lang w:val="en-GB"/>
          </w:rPr>
          <w:t xml:space="preserve">. </w:t>
        </w:r>
      </w:moveFrom>
      <w:moveFromRangeEnd w:id="28"/>
      <w:del w:id="30" w:author="ZID" w:date="2011-08-22T22:26:00Z">
        <w:r w:rsidR="007227A2" w:rsidDel="00A61BE4">
          <w:rPr>
            <w:lang w:val="en-GB"/>
          </w:rPr>
          <w:delText>Also, t</w:delText>
        </w:r>
      </w:del>
      <w:ins w:id="31" w:author="ZID" w:date="2011-08-22T22:26:00Z">
        <w:r w:rsidR="00A61BE4">
          <w:rPr>
            <w:lang w:val="en-GB"/>
          </w:rPr>
          <w:t>T</w:t>
        </w:r>
      </w:ins>
      <w:r w:rsidR="007227A2" w:rsidRPr="007227A2">
        <w:rPr>
          <w:lang w:val="en-GB"/>
        </w:rPr>
        <w:t>hanks to</w:t>
      </w:r>
      <w:r w:rsidR="00030231">
        <w:rPr>
          <w:lang w:val="en-GB"/>
        </w:rPr>
        <w:t xml:space="preserve"> </w:t>
      </w:r>
      <w:r w:rsidR="007227A2" w:rsidRPr="007227A2">
        <w:rPr>
          <w:lang w:val="en-GB"/>
        </w:rPr>
        <w:t>advancing computational power, the DEM has become more and more accessible lately.</w:t>
      </w:r>
      <w:r w:rsidR="007227A2">
        <w:rPr>
          <w:lang w:val="en-GB"/>
        </w:rPr>
        <w:t xml:space="preserve"> </w:t>
      </w:r>
      <w:r w:rsidR="007227A2" w:rsidRPr="007227A2">
        <w:rPr>
          <w:lang w:val="en-GB"/>
        </w:rPr>
        <w:t>On actual desktop computers, simulations of up to a million particles can be performed.</w:t>
      </w:r>
      <w:r w:rsidR="007227A2">
        <w:rPr>
          <w:lang w:val="en-GB"/>
        </w:rPr>
        <w:t xml:space="preserve"> </w:t>
      </w:r>
      <w:r w:rsidR="007227A2" w:rsidRPr="007227A2">
        <w:rPr>
          <w:lang w:val="en-GB"/>
        </w:rPr>
        <w:t>On clusters, the trajectories of hundreds of millions of particles can be computed</w:t>
      </w:r>
      <w:r w:rsidR="007227A2">
        <w:rPr>
          <w:lang w:val="en-GB"/>
        </w:rPr>
        <w:t xml:space="preserve"> (Plimpton; </w:t>
      </w:r>
      <w:r w:rsidR="007227A2" w:rsidRPr="007227A2">
        <w:rPr>
          <w:szCs w:val="24"/>
          <w:lang w:val="en-US"/>
        </w:rPr>
        <w:t>Walther</w:t>
      </w:r>
      <w:r w:rsidR="007227A2">
        <w:rPr>
          <w:szCs w:val="24"/>
          <w:lang w:val="en-US"/>
        </w:rPr>
        <w:t xml:space="preserve"> and</w:t>
      </w:r>
      <w:r w:rsidR="007227A2" w:rsidRPr="007227A2">
        <w:rPr>
          <w:szCs w:val="24"/>
          <w:lang w:val="en-US"/>
        </w:rPr>
        <w:t xml:space="preserve"> </w:t>
      </w:r>
      <w:proofErr w:type="spellStart"/>
      <w:r w:rsidR="007227A2" w:rsidRPr="007227A2">
        <w:rPr>
          <w:szCs w:val="24"/>
          <w:lang w:val="en-US"/>
        </w:rPr>
        <w:t>Sbalzarini</w:t>
      </w:r>
      <w:proofErr w:type="spellEnd"/>
      <w:r w:rsidR="007227A2">
        <w:rPr>
          <w:szCs w:val="24"/>
          <w:lang w:val="en-US"/>
        </w:rPr>
        <w:t xml:space="preserve">, 2009). </w:t>
      </w:r>
      <w:moveToRangeStart w:id="32" w:author="ZID" w:date="2011-08-22T22:26:00Z" w:name="move301815297"/>
      <w:moveTo w:id="33" w:author="ZID" w:date="2011-08-22T22:26:00Z">
        <w:r w:rsidR="00A61BE4">
          <w:rPr>
            <w:lang w:val="en-GB"/>
          </w:rPr>
          <w:t>In order to extend the applicability of the DEM to large-scale industrial processes, coarse graining schemes have been proposed (</w:t>
        </w:r>
        <w:proofErr w:type="spellStart"/>
        <w:r w:rsidR="00A61BE4">
          <w:rPr>
            <w:lang w:val="en-GB"/>
          </w:rPr>
          <w:t>Bierwisch</w:t>
        </w:r>
        <w:proofErr w:type="spellEnd"/>
        <w:r w:rsidR="00A61BE4">
          <w:rPr>
            <w:lang w:val="en-GB"/>
          </w:rPr>
          <w:t>, 2009)</w:t>
        </w:r>
      </w:moveTo>
      <w:ins w:id="34" w:author="ZID" w:date="2011-08-22T22:26:00Z">
        <w:r w:rsidR="00A61BE4">
          <w:rPr>
            <w:lang w:val="en-GB"/>
          </w:rPr>
          <w:t xml:space="preserve">, where the particle size is scaled up while trying to preserve the </w:t>
        </w:r>
      </w:ins>
      <w:ins w:id="35" w:author="ZID" w:date="2011-08-22T22:27:00Z">
        <w:r w:rsidR="00A61BE4">
          <w:rPr>
            <w:lang w:val="en-GB"/>
          </w:rPr>
          <w:t xml:space="preserve">granular flow </w:t>
        </w:r>
      </w:ins>
      <w:ins w:id="36" w:author="ZID" w:date="2011-08-22T22:26:00Z">
        <w:r w:rsidR="00A61BE4">
          <w:rPr>
            <w:lang w:val="en-GB"/>
          </w:rPr>
          <w:t>properties</w:t>
        </w:r>
      </w:ins>
      <w:moveTo w:id="37" w:author="ZID" w:date="2011-08-22T22:26:00Z">
        <w:r w:rsidR="00A61BE4">
          <w:rPr>
            <w:lang w:val="en-GB"/>
          </w:rPr>
          <w:t xml:space="preserve">. </w:t>
        </w:r>
      </w:moveTo>
      <w:moveToRangeEnd w:id="32"/>
      <w:r w:rsidR="007227A2">
        <w:rPr>
          <w:szCs w:val="24"/>
          <w:lang w:val="en-US"/>
        </w:rPr>
        <w:t xml:space="preserve">Also, </w:t>
      </w:r>
      <w:r w:rsidR="0055170D">
        <w:rPr>
          <w:szCs w:val="24"/>
          <w:lang w:val="en-US"/>
        </w:rPr>
        <w:t xml:space="preserve">spearheaded by the field of molecular dynamics (Stone et al., 2010) </w:t>
      </w:r>
      <w:r w:rsidR="007227A2">
        <w:rPr>
          <w:szCs w:val="24"/>
          <w:lang w:val="en-US"/>
        </w:rPr>
        <w:t xml:space="preserve">GPU implementation </w:t>
      </w:r>
      <w:r w:rsidR="0055170D">
        <w:rPr>
          <w:szCs w:val="24"/>
          <w:lang w:val="en-US"/>
        </w:rPr>
        <w:t xml:space="preserve">is being employed for DEM simulations (e.g. </w:t>
      </w:r>
      <w:proofErr w:type="spellStart"/>
      <w:r w:rsidR="0055170D">
        <w:rPr>
          <w:szCs w:val="24"/>
          <w:lang w:val="en-US"/>
        </w:rPr>
        <w:t>Xu</w:t>
      </w:r>
      <w:proofErr w:type="spellEnd"/>
      <w:r w:rsidR="0055170D">
        <w:rPr>
          <w:szCs w:val="24"/>
          <w:lang w:val="en-US"/>
        </w:rPr>
        <w:t xml:space="preserve"> et al, 2011).</w:t>
      </w:r>
    </w:p>
    <w:p w:rsidR="007227A2" w:rsidRDefault="007227A2" w:rsidP="001E2723">
      <w:pPr>
        <w:rPr>
          <w:lang w:val="en-GB"/>
        </w:rPr>
      </w:pPr>
    </w:p>
    <w:p w:rsidR="0085128E" w:rsidRDefault="005506FB" w:rsidP="001E2723">
      <w:pPr>
        <w:rPr>
          <w:lang w:val="en-GB"/>
        </w:rPr>
      </w:pPr>
      <w:r>
        <w:rPr>
          <w:lang w:val="en-GB"/>
        </w:rPr>
        <w:t xml:space="preserve">Despite of these versatile fields of application of DEM, some basic aspects </w:t>
      </w:r>
      <w:r w:rsidR="007227A2">
        <w:rPr>
          <w:lang w:val="en-GB"/>
        </w:rPr>
        <w:t xml:space="preserve">of contact modelling </w:t>
      </w:r>
      <w:r>
        <w:rPr>
          <w:lang w:val="en-GB"/>
        </w:rPr>
        <w:t>are still being discussed in literature. We will now give an overview of contact modelling approaches. For the sake of simplicity, we will restrict ourselves to spherical particle shapes.</w:t>
      </w:r>
    </w:p>
    <w:p w:rsidR="00DC2061" w:rsidRDefault="00DC2061" w:rsidP="001E2723">
      <w:pPr>
        <w:rPr>
          <w:lang w:val="en-GB"/>
        </w:rPr>
      </w:pPr>
    </w:p>
    <w:p w:rsidR="007603C3" w:rsidRPr="00937A41" w:rsidRDefault="00E347C3" w:rsidP="00937A41">
      <w:pPr>
        <w:pStyle w:val="berschrift1"/>
        <w:numPr>
          <w:ilvl w:val="0"/>
          <w:numId w:val="1"/>
        </w:numPr>
        <w:rPr>
          <w:lang w:val="en-GB"/>
        </w:rPr>
      </w:pPr>
      <w:r>
        <w:rPr>
          <w:lang w:val="en-GB"/>
        </w:rPr>
        <w:t>Review of DEM contact models</w:t>
      </w:r>
      <w:r w:rsidR="00937A41">
        <w:rPr>
          <w:lang w:val="en-GB"/>
        </w:rPr>
        <w:t xml:space="preserve"> and discussion of energy conservation</w:t>
      </w:r>
    </w:p>
    <w:p w:rsidR="00EB5F97" w:rsidRDefault="00EB5F97" w:rsidP="00C64B11">
      <w:pPr>
        <w:rPr>
          <w:lang w:val="en-GB"/>
        </w:rPr>
      </w:pPr>
    </w:p>
    <w:p w:rsidR="005506FB" w:rsidRDefault="005506FB" w:rsidP="00C64B11">
      <w:pPr>
        <w:rPr>
          <w:lang w:val="en-GB"/>
        </w:rPr>
      </w:pPr>
      <w:r>
        <w:rPr>
          <w:lang w:val="en-GB"/>
        </w:rPr>
        <w:t xml:space="preserve">It is widely recognized (Thornton </w:t>
      </w:r>
      <w:r w:rsidR="008F67D8">
        <w:rPr>
          <w:lang w:val="en-GB"/>
        </w:rPr>
        <w:t>et al</w:t>
      </w:r>
      <w:r>
        <w:rPr>
          <w:lang w:val="en-GB"/>
        </w:rPr>
        <w:t>, 2011; 2</w:t>
      </w:r>
      <w:r w:rsidRPr="005506FB">
        <w:rPr>
          <w:vertAlign w:val="superscript"/>
          <w:lang w:val="en-GB"/>
        </w:rPr>
        <w:t>nd</w:t>
      </w:r>
      <w:r>
        <w:rPr>
          <w:lang w:val="en-GB"/>
        </w:rPr>
        <w:t xml:space="preserve"> REFERENCE) that the elastic contact of two spheres is well described by the theory of Hertz (1882) for the normal direction in combination with the work of </w:t>
      </w:r>
      <w:proofErr w:type="spellStart"/>
      <w:r>
        <w:rPr>
          <w:lang w:val="en-GB"/>
        </w:rPr>
        <w:t>Mindlin</w:t>
      </w:r>
      <w:proofErr w:type="spellEnd"/>
      <w:r>
        <w:rPr>
          <w:lang w:val="en-GB"/>
        </w:rPr>
        <w:t xml:space="preserve"> and </w:t>
      </w:r>
      <w:proofErr w:type="spellStart"/>
      <w:r>
        <w:rPr>
          <w:lang w:val="en-GB"/>
        </w:rPr>
        <w:t>Derecewi</w:t>
      </w:r>
      <w:r w:rsidR="00812905">
        <w:rPr>
          <w:lang w:val="en-GB"/>
        </w:rPr>
        <w:t>ezc</w:t>
      </w:r>
      <w:proofErr w:type="spellEnd"/>
      <w:r>
        <w:rPr>
          <w:lang w:val="en-GB"/>
        </w:rPr>
        <w:t xml:space="preserve"> (1953) for the tangential direction</w:t>
      </w:r>
      <w:r w:rsidR="00A07D07">
        <w:rPr>
          <w:lang w:val="en-GB"/>
        </w:rPr>
        <w:t xml:space="preserve">. This model is </w:t>
      </w:r>
      <w:r w:rsidR="000872AC">
        <w:rPr>
          <w:lang w:val="en-GB"/>
        </w:rPr>
        <w:t xml:space="preserve">often </w:t>
      </w:r>
      <w:r w:rsidR="00A07D07">
        <w:rPr>
          <w:lang w:val="en-GB"/>
        </w:rPr>
        <w:t>termed HMD model</w:t>
      </w:r>
      <w:r w:rsidR="000872AC">
        <w:rPr>
          <w:lang w:val="en-GB"/>
        </w:rPr>
        <w:t xml:space="preserve"> in the literature</w:t>
      </w:r>
      <w:r w:rsidR="00A07D07">
        <w:rPr>
          <w:lang w:val="en-GB"/>
        </w:rPr>
        <w:t>.</w:t>
      </w:r>
      <w:r w:rsidR="000872AC">
        <w:rPr>
          <w:lang w:val="en-GB"/>
        </w:rPr>
        <w:t xml:space="preserve"> </w:t>
      </w:r>
    </w:p>
    <w:p w:rsidR="00C64B11" w:rsidRDefault="00C64B11" w:rsidP="00C64B11">
      <w:pPr>
        <w:rPr>
          <w:lang w:val="en-GB"/>
        </w:rPr>
      </w:pPr>
    </w:p>
    <w:p w:rsidR="000872AC" w:rsidRDefault="000872AC" w:rsidP="00C64B11">
      <w:pPr>
        <w:rPr>
          <w:lang w:val="en-GB"/>
        </w:rPr>
      </w:pPr>
      <w:r>
        <w:rPr>
          <w:lang w:val="en-GB"/>
        </w:rPr>
        <w:t>Many simpler models with less computation effort have been proposed in the literature, such as</w:t>
      </w:r>
    </w:p>
    <w:p w:rsidR="000872AC" w:rsidRDefault="000872AC" w:rsidP="00C64B11">
      <w:pPr>
        <w:rPr>
          <w:lang w:val="en-GB"/>
        </w:rPr>
      </w:pPr>
      <w:r>
        <w:rPr>
          <w:lang w:val="en-GB"/>
        </w:rPr>
        <w:t>*****</w:t>
      </w:r>
    </w:p>
    <w:p w:rsidR="00E347C3" w:rsidRDefault="000872AC" w:rsidP="00C64B11">
      <w:pPr>
        <w:rPr>
          <w:lang w:val="en-GB"/>
        </w:rPr>
      </w:pPr>
      <w:r>
        <w:rPr>
          <w:lang w:val="en-GB"/>
        </w:rPr>
        <w:t xml:space="preserve">Described </w:t>
      </w:r>
      <w:r w:rsidR="00E347C3">
        <w:rPr>
          <w:lang w:val="en-GB"/>
        </w:rPr>
        <w:t>Viscoelastic vs. hysteretic models</w:t>
      </w:r>
    </w:p>
    <w:p w:rsidR="000872AC" w:rsidRDefault="000872AC" w:rsidP="000872AC">
      <w:pPr>
        <w:rPr>
          <w:lang w:val="en-GB"/>
        </w:rPr>
      </w:pPr>
      <w:r>
        <w:rPr>
          <w:lang w:val="en-GB"/>
        </w:rPr>
        <w:t>Linear spring model etc</w:t>
      </w:r>
    </w:p>
    <w:p w:rsidR="000872AC" w:rsidRDefault="000872AC" w:rsidP="000872AC">
      <w:pPr>
        <w:rPr>
          <w:ins w:id="38" w:author="ZID" w:date="2011-08-22T22:27:00Z"/>
          <w:lang w:val="en-GB"/>
        </w:rPr>
      </w:pPr>
      <w:r>
        <w:rPr>
          <w:lang w:val="en-GB"/>
        </w:rPr>
        <w:t>*****</w:t>
      </w:r>
    </w:p>
    <w:p w:rsidR="00A61BE4" w:rsidRDefault="00A61BE4" w:rsidP="000872AC">
      <w:pPr>
        <w:rPr>
          <w:lang w:val="en-GB"/>
        </w:rPr>
      </w:pPr>
      <w:ins w:id="39" w:author="ZID" w:date="2011-08-22T22:27:00Z">
        <w:r>
          <w:rPr>
            <w:lang w:val="en-GB"/>
          </w:rPr>
          <w:t xml:space="preserve">WE SHOULD INTRODUCE ABBREVIATIONS HERE: </w:t>
        </w:r>
        <w:r>
          <w:rPr>
            <w:lang w:val="en-GB"/>
          </w:rPr>
          <w:br/>
          <w:t>LM</w:t>
        </w:r>
        <w:r>
          <w:rPr>
            <w:lang w:val="en-GB"/>
          </w:rPr>
          <w:br/>
          <w:t>HM, HMD</w:t>
        </w:r>
      </w:ins>
    </w:p>
    <w:p w:rsidR="00E347C3" w:rsidRDefault="00E347C3" w:rsidP="00C64B11">
      <w:pPr>
        <w:rPr>
          <w:lang w:val="en-GB"/>
        </w:rPr>
      </w:pPr>
    </w:p>
    <w:p w:rsidR="000872AC" w:rsidRPr="00885634" w:rsidRDefault="000872AC" w:rsidP="000872AC">
      <w:pPr>
        <w:rPr>
          <w:lang w:val="en-US"/>
        </w:rPr>
      </w:pPr>
      <w:r>
        <w:rPr>
          <w:lang w:val="en-GB"/>
        </w:rPr>
        <w:t xml:space="preserve">However, these models suffer from numerical issues. </w:t>
      </w:r>
      <w:r w:rsidR="00CC5184">
        <w:rPr>
          <w:lang w:val="en-GB"/>
        </w:rPr>
        <w:t>Regarding the normal force</w:t>
      </w:r>
      <w:r w:rsidRPr="000872AC">
        <w:rPr>
          <w:lang w:val="en-GB"/>
        </w:rPr>
        <w:t xml:space="preserve"> in the simple linear</w:t>
      </w:r>
      <w:r>
        <w:rPr>
          <w:lang w:val="en-GB"/>
        </w:rPr>
        <w:t xml:space="preserve"> </w:t>
      </w:r>
      <w:r w:rsidRPr="000872AC">
        <w:rPr>
          <w:lang w:val="en-GB"/>
        </w:rPr>
        <w:t>spring-dash-pot model, the damping force may be larger than the elastic repulsion force</w:t>
      </w:r>
      <w:ins w:id="40" w:author="ZID" w:date="2011-08-22T22:28:00Z">
        <w:r w:rsidR="00A61BE4">
          <w:rPr>
            <w:lang w:val="en-GB"/>
          </w:rPr>
          <w:t xml:space="preserve"> during the separation phase of the contact</w:t>
        </w:r>
      </w:ins>
      <w:r w:rsidRPr="000872AC">
        <w:rPr>
          <w:lang w:val="en-GB"/>
        </w:rPr>
        <w:t>,</w:t>
      </w:r>
      <w:r>
        <w:rPr>
          <w:lang w:val="en-GB"/>
        </w:rPr>
        <w:t xml:space="preserve"> </w:t>
      </w:r>
      <w:r w:rsidRPr="000872AC">
        <w:rPr>
          <w:lang w:val="en-GB"/>
        </w:rPr>
        <w:t>resulting in arti</w:t>
      </w:r>
      <w:r>
        <w:rPr>
          <w:lang w:val="en-GB"/>
        </w:rPr>
        <w:t>fi</w:t>
      </w:r>
      <w:r w:rsidRPr="000872AC">
        <w:rPr>
          <w:lang w:val="en-GB"/>
        </w:rPr>
        <w:t>cial particle attraction - this is called the arti</w:t>
      </w:r>
      <w:r>
        <w:rPr>
          <w:lang w:val="en-GB"/>
        </w:rPr>
        <w:t>fi</w:t>
      </w:r>
      <w:r w:rsidRPr="000872AC">
        <w:rPr>
          <w:lang w:val="en-GB"/>
        </w:rPr>
        <w:t>cial force e</w:t>
      </w:r>
      <w:r>
        <w:rPr>
          <w:lang w:val="en-GB"/>
        </w:rPr>
        <w:t>ff</w:t>
      </w:r>
      <w:r w:rsidRPr="000872AC">
        <w:rPr>
          <w:lang w:val="en-GB"/>
        </w:rPr>
        <w:t xml:space="preserve">ect </w:t>
      </w:r>
      <w:r>
        <w:rPr>
          <w:lang w:val="en-GB"/>
        </w:rPr>
        <w:t>(</w:t>
      </w:r>
      <w:proofErr w:type="spellStart"/>
      <w:r>
        <w:rPr>
          <w:lang w:val="en-GB"/>
        </w:rPr>
        <w:t>Pöschel</w:t>
      </w:r>
      <w:proofErr w:type="spellEnd"/>
      <w:r>
        <w:rPr>
          <w:lang w:val="en-GB"/>
        </w:rPr>
        <w:t xml:space="preserve"> and </w:t>
      </w:r>
      <w:proofErr w:type="spellStart"/>
      <w:r>
        <w:rPr>
          <w:lang w:val="en-GB"/>
        </w:rPr>
        <w:t>Schwager</w:t>
      </w:r>
      <w:proofErr w:type="spellEnd"/>
      <w:r>
        <w:rPr>
          <w:lang w:val="en-GB"/>
        </w:rPr>
        <w:t>, 2005)</w:t>
      </w:r>
      <w:r w:rsidRPr="000872AC">
        <w:rPr>
          <w:lang w:val="en-GB"/>
        </w:rPr>
        <w:t>.</w:t>
      </w:r>
      <w:r>
        <w:rPr>
          <w:lang w:val="en-GB"/>
        </w:rPr>
        <w:t xml:space="preserve"> Techniques </w:t>
      </w:r>
      <w:r>
        <w:rPr>
          <w:lang w:val="en-GB"/>
        </w:rPr>
        <w:lastRenderedPageBreak/>
        <w:t>to overcome this have been proposed for the linear spring-dashpot model (</w:t>
      </w:r>
      <w:proofErr w:type="spellStart"/>
      <w:r w:rsidRPr="000872AC">
        <w:rPr>
          <w:lang w:val="en-US"/>
        </w:rPr>
        <w:t>Schwager</w:t>
      </w:r>
      <w:proofErr w:type="spellEnd"/>
      <w:r w:rsidRPr="000872AC">
        <w:rPr>
          <w:lang w:val="en-US"/>
        </w:rPr>
        <w:t xml:space="preserve"> and </w:t>
      </w:r>
      <w:proofErr w:type="spellStart"/>
      <w:r w:rsidRPr="000872AC">
        <w:rPr>
          <w:lang w:val="en-US"/>
        </w:rPr>
        <w:t>Poeschel</w:t>
      </w:r>
      <w:proofErr w:type="spellEnd"/>
      <w:r>
        <w:rPr>
          <w:lang w:val="en-US"/>
        </w:rPr>
        <w:t>, 2007)</w:t>
      </w:r>
      <w:r w:rsidR="00CC5184">
        <w:rPr>
          <w:lang w:val="en-US"/>
        </w:rPr>
        <w:t xml:space="preserve"> and for the non-linear Hertz law (</w:t>
      </w:r>
      <w:proofErr w:type="spellStart"/>
      <w:r w:rsidR="00CC5184" w:rsidRPr="00CC5184">
        <w:rPr>
          <w:lang w:val="en-US"/>
        </w:rPr>
        <w:t>Schwager</w:t>
      </w:r>
      <w:proofErr w:type="spellEnd"/>
      <w:r w:rsidR="00CC5184" w:rsidRPr="00CC5184">
        <w:rPr>
          <w:lang w:val="en-US"/>
        </w:rPr>
        <w:t xml:space="preserve"> and </w:t>
      </w:r>
      <w:proofErr w:type="spellStart"/>
      <w:r w:rsidR="00CC5184" w:rsidRPr="00CC5184">
        <w:rPr>
          <w:lang w:val="en-US"/>
        </w:rPr>
        <w:t>Poeschel</w:t>
      </w:r>
      <w:proofErr w:type="spellEnd"/>
      <w:r w:rsidR="00CC5184">
        <w:rPr>
          <w:lang w:val="en-US"/>
        </w:rPr>
        <w:t>, 2008)</w:t>
      </w:r>
      <w:ins w:id="41" w:author="ZID" w:date="2011-08-22T22:28:00Z">
        <w:r w:rsidR="00A61BE4">
          <w:rPr>
            <w:lang w:val="en-US"/>
          </w:rPr>
          <w:t>.</w:t>
        </w:r>
      </w:ins>
    </w:p>
    <w:p w:rsidR="000872AC" w:rsidRPr="00885634" w:rsidRDefault="000872AC" w:rsidP="000872AC">
      <w:pPr>
        <w:rPr>
          <w:lang w:val="en-US"/>
        </w:rPr>
      </w:pPr>
    </w:p>
    <w:p w:rsidR="00A51DB8" w:rsidRDefault="00CC5184" w:rsidP="00CC5184">
      <w:pPr>
        <w:rPr>
          <w:lang w:val="en-GB"/>
        </w:rPr>
      </w:pPr>
      <w:r w:rsidRPr="00CC5184">
        <w:rPr>
          <w:lang w:val="en-US"/>
        </w:rPr>
        <w:t xml:space="preserve">Regarding the tangential force, </w:t>
      </w:r>
      <w:proofErr w:type="spellStart"/>
      <w:r w:rsidRPr="00CC5184">
        <w:rPr>
          <w:lang w:val="en-US"/>
        </w:rPr>
        <w:t>i</w:t>
      </w:r>
      <w:proofErr w:type="spellEnd"/>
      <w:r w:rsidR="00A51DB8">
        <w:rPr>
          <w:lang w:val="en-GB"/>
        </w:rPr>
        <w:t>t is know that most of the simple DEM models used in literature suffer from problems regarding energy conservation. This is due to the fact that the energy that is stored in the tangential spring is</w:t>
      </w:r>
      <w:ins w:id="42" w:author="ZID" w:date="2011-08-22T22:29:00Z">
        <w:r w:rsidR="00A61BE4">
          <w:rPr>
            <w:lang w:val="en-GB"/>
          </w:rPr>
          <w:t xml:space="preserve"> numerically</w:t>
        </w:r>
      </w:ins>
      <w:r w:rsidR="00A51DB8">
        <w:rPr>
          <w:lang w:val="en-GB"/>
        </w:rPr>
        <w:t xml:space="preserve"> ‘lost’ as soon as the particles </w:t>
      </w:r>
      <w:r w:rsidR="000872AC">
        <w:rPr>
          <w:lang w:val="en-GB"/>
        </w:rPr>
        <w:t>lose contact</w:t>
      </w:r>
      <w:del w:id="43" w:author="ZID" w:date="2011-08-22T22:29:00Z">
        <w:r w:rsidR="000872AC" w:rsidDel="00A61BE4">
          <w:rPr>
            <w:lang w:val="en-GB"/>
          </w:rPr>
          <w:delText>s</w:delText>
        </w:r>
      </w:del>
      <w:r w:rsidR="000872AC">
        <w:rPr>
          <w:lang w:val="en-GB"/>
        </w:rPr>
        <w:t xml:space="preserve">. </w:t>
      </w:r>
    </w:p>
    <w:p w:rsidR="00A51DB8" w:rsidRDefault="00A51DB8" w:rsidP="000872AC">
      <w:pPr>
        <w:jc w:val="both"/>
        <w:rPr>
          <w:lang w:val="en-GB"/>
        </w:rPr>
      </w:pPr>
      <w:r>
        <w:rPr>
          <w:lang w:val="en-GB"/>
        </w:rPr>
        <w:t xml:space="preserve">A remedy that is often suggested </w:t>
      </w:r>
      <w:r w:rsidR="000872AC">
        <w:rPr>
          <w:lang w:val="en-GB"/>
        </w:rPr>
        <w:t xml:space="preserve">in </w:t>
      </w:r>
      <w:r w:rsidR="00CC5184">
        <w:rPr>
          <w:lang w:val="en-GB"/>
        </w:rPr>
        <w:t>literature</w:t>
      </w:r>
      <w:r w:rsidR="000872AC">
        <w:rPr>
          <w:lang w:val="en-GB"/>
        </w:rPr>
        <w:t xml:space="preserve"> </w:t>
      </w:r>
      <w:r>
        <w:rPr>
          <w:lang w:val="en-GB"/>
        </w:rPr>
        <w:t>(</w:t>
      </w:r>
      <w:proofErr w:type="spellStart"/>
      <w:r>
        <w:rPr>
          <w:lang w:val="en-GB"/>
        </w:rPr>
        <w:t>Deen</w:t>
      </w:r>
      <w:proofErr w:type="spellEnd"/>
      <w:r w:rsidR="00CC5184">
        <w:rPr>
          <w:lang w:val="en-GB"/>
        </w:rPr>
        <w:t xml:space="preserve"> et al</w:t>
      </w:r>
      <w:r>
        <w:rPr>
          <w:lang w:val="en-GB"/>
        </w:rPr>
        <w:t xml:space="preserve">, </w:t>
      </w:r>
      <w:r w:rsidR="000872AC">
        <w:rPr>
          <w:lang w:val="en-GB"/>
        </w:rPr>
        <w:t>2007</w:t>
      </w:r>
      <w:r>
        <w:rPr>
          <w:lang w:val="en-GB"/>
        </w:rPr>
        <w:t>; Thorn</w:t>
      </w:r>
      <w:r w:rsidR="000872AC">
        <w:rPr>
          <w:lang w:val="en-GB"/>
        </w:rPr>
        <w:t>t</w:t>
      </w:r>
      <w:r>
        <w:rPr>
          <w:lang w:val="en-GB"/>
        </w:rPr>
        <w:t xml:space="preserve">on </w:t>
      </w:r>
      <w:r w:rsidR="00CC5184">
        <w:rPr>
          <w:lang w:val="en-GB"/>
        </w:rPr>
        <w:t>et al</w:t>
      </w:r>
      <w:r>
        <w:rPr>
          <w:lang w:val="en-GB"/>
        </w:rPr>
        <w:t xml:space="preserve">, 2011) is to choose </w:t>
      </w:r>
      <w:r w:rsidR="000872AC">
        <w:rPr>
          <w:lang w:val="en-GB"/>
        </w:rPr>
        <w:t xml:space="preserve">the ratio of tangential to normal spring stiffness, </w:t>
      </w:r>
      <w:r w:rsidRPr="00A51DB8">
        <w:rPr>
          <w:rFonts w:ascii="Symbol" w:hAnsi="Symbol"/>
          <w:lang w:val="en-GB"/>
        </w:rPr>
        <w:t></w:t>
      </w:r>
      <w:r w:rsidR="000872AC">
        <w:rPr>
          <w:rFonts w:ascii="Symbol" w:hAnsi="Symbol"/>
          <w:lang w:val="en-GB"/>
        </w:rPr>
        <w:t></w:t>
      </w:r>
      <w:r>
        <w:rPr>
          <w:lang w:val="en-GB"/>
        </w:rPr>
        <w:t xml:space="preserve"> so </w:t>
      </w:r>
      <w:r w:rsidR="008F67D8">
        <w:rPr>
          <w:lang w:val="en-GB"/>
        </w:rPr>
        <w:t>to match the contact times for normal and tangential contact, i.e.</w:t>
      </w:r>
      <w:ins w:id="44" w:author="ZID" w:date="2011-08-22T22:29:00Z">
        <w:r w:rsidR="00A61BE4">
          <w:rPr>
            <w:lang w:val="en-GB"/>
          </w:rPr>
          <w:t xml:space="preserve"> to ensure that</w:t>
        </w:r>
      </w:ins>
      <w:r w:rsidR="008F67D8">
        <w:rPr>
          <w:lang w:val="en-GB"/>
        </w:rPr>
        <w:t xml:space="preserve"> the tangential spring is completely unloaded at the time that the particles loose contact</w:t>
      </w:r>
      <w:r w:rsidR="000872AC">
        <w:rPr>
          <w:lang w:val="en-GB"/>
        </w:rPr>
        <w:t>. This technique will work wel</w:t>
      </w:r>
      <w:r w:rsidR="008F67D8">
        <w:rPr>
          <w:lang w:val="en-GB"/>
        </w:rPr>
        <w:t>l</w:t>
      </w:r>
      <w:r w:rsidR="000872AC">
        <w:rPr>
          <w:lang w:val="en-GB"/>
        </w:rPr>
        <w:t xml:space="preserve"> in the regime of binary collisions (e.g. in fluidized beds). However, it is obvious that for multi-particle contacts this strategy is no longer feasible, as the contact time</w:t>
      </w:r>
      <w:r w:rsidR="008F67D8">
        <w:rPr>
          <w:lang w:val="en-GB"/>
        </w:rPr>
        <w:t>s</w:t>
      </w:r>
      <w:r w:rsidR="000872AC">
        <w:rPr>
          <w:lang w:val="en-GB"/>
        </w:rPr>
        <w:t xml:space="preserve"> do not obey a simple </w:t>
      </w:r>
      <w:r w:rsidR="008F67D8">
        <w:rPr>
          <w:lang w:val="en-GB"/>
        </w:rPr>
        <w:t>analytical</w:t>
      </w:r>
      <w:r w:rsidR="000872AC">
        <w:rPr>
          <w:lang w:val="en-GB"/>
        </w:rPr>
        <w:t xml:space="preserve"> solution</w:t>
      </w:r>
      <w:r w:rsidR="008F67D8">
        <w:rPr>
          <w:lang w:val="en-GB"/>
        </w:rPr>
        <w:t>, so in general the tangential spring will be</w:t>
      </w:r>
      <w:ins w:id="45" w:author="ZID" w:date="2011-08-22T22:29:00Z">
        <w:r w:rsidR="00614F18">
          <w:rPr>
            <w:lang w:val="en-GB"/>
          </w:rPr>
          <w:t xml:space="preserve"> at least partially</w:t>
        </w:r>
      </w:ins>
      <w:r w:rsidR="008F67D8">
        <w:rPr>
          <w:lang w:val="en-GB"/>
        </w:rPr>
        <w:t xml:space="preserve"> loaded at the time that the particles loose contact</w:t>
      </w:r>
      <w:r w:rsidR="000872AC">
        <w:rPr>
          <w:lang w:val="en-GB"/>
        </w:rPr>
        <w:t xml:space="preserve">. </w:t>
      </w:r>
    </w:p>
    <w:p w:rsidR="00A51DB8" w:rsidRDefault="00A51DB8" w:rsidP="00C64B11">
      <w:pPr>
        <w:rPr>
          <w:lang w:val="en-GB"/>
        </w:rPr>
      </w:pPr>
    </w:p>
    <w:p w:rsidR="00A51DB8" w:rsidRDefault="00A51DB8" w:rsidP="00C64B11">
      <w:pPr>
        <w:rPr>
          <w:lang w:val="en-GB"/>
        </w:rPr>
      </w:pPr>
    </w:p>
    <w:p w:rsidR="00E92553" w:rsidRDefault="00E92553" w:rsidP="00C64B11">
      <w:pPr>
        <w:rPr>
          <w:lang w:val="en-GB"/>
        </w:rPr>
      </w:pPr>
      <w:r>
        <w:rPr>
          <w:lang w:val="en-GB"/>
        </w:rPr>
        <w:t xml:space="preserve">Cite examples for </w:t>
      </w:r>
      <w:r w:rsidR="006B4D9E">
        <w:rPr>
          <w:lang w:val="en-GB"/>
        </w:rPr>
        <w:t>different ways of handling slippage:</w:t>
      </w:r>
    </w:p>
    <w:p w:rsidR="00E92553" w:rsidRDefault="00E92553" w:rsidP="00C64B11">
      <w:pPr>
        <w:rPr>
          <w:lang w:val="en-GB"/>
        </w:rPr>
      </w:pPr>
    </w:p>
    <w:p w:rsidR="008F67D8" w:rsidRDefault="008F67D8" w:rsidP="008F67D8">
      <w:pPr>
        <w:rPr>
          <w:lang w:val="en-GB"/>
        </w:rPr>
      </w:pPr>
      <w:r>
        <w:rPr>
          <w:lang w:val="en-GB"/>
        </w:rPr>
        <w:t>|</w:t>
      </w:r>
      <w:proofErr w:type="spellStart"/>
      <w:r>
        <w:rPr>
          <w:lang w:val="en-GB"/>
        </w:rPr>
        <w:t>fs</w:t>
      </w:r>
      <w:proofErr w:type="spellEnd"/>
      <w:r>
        <w:rPr>
          <w:lang w:val="en-GB"/>
        </w:rPr>
        <w:t xml:space="preserve">|&lt;µ </w:t>
      </w:r>
      <w:proofErr w:type="gramStart"/>
      <w:r>
        <w:rPr>
          <w:lang w:val="en-GB"/>
        </w:rPr>
        <w:t>Fn</w:t>
      </w:r>
      <w:proofErr w:type="gramEnd"/>
      <w:r>
        <w:rPr>
          <w:lang w:val="en-GB"/>
        </w:rPr>
        <w:t xml:space="preserve">    </w:t>
      </w:r>
      <w:proofErr w:type="spellStart"/>
      <w:r>
        <w:rPr>
          <w:lang w:val="en-GB"/>
        </w:rPr>
        <w:t>eg</w:t>
      </w:r>
      <w:proofErr w:type="spellEnd"/>
      <w:r>
        <w:rPr>
          <w:lang w:val="en-GB"/>
        </w:rPr>
        <w:t xml:space="preserve"> </w:t>
      </w:r>
      <w:proofErr w:type="spellStart"/>
      <w:r>
        <w:rPr>
          <w:lang w:val="en-GB"/>
        </w:rPr>
        <w:t>edem</w:t>
      </w:r>
      <w:proofErr w:type="spellEnd"/>
    </w:p>
    <w:p w:rsidR="008F67D8" w:rsidRDefault="008F67D8" w:rsidP="008F67D8">
      <w:pPr>
        <w:rPr>
          <w:lang w:val="en-GB"/>
        </w:rPr>
      </w:pPr>
      <w:r>
        <w:rPr>
          <w:lang w:val="en-GB"/>
        </w:rPr>
        <w:t>|</w:t>
      </w:r>
      <w:proofErr w:type="spellStart"/>
      <w:r>
        <w:rPr>
          <w:lang w:val="en-GB"/>
        </w:rPr>
        <w:t>fe</w:t>
      </w:r>
      <w:proofErr w:type="spellEnd"/>
      <w:r>
        <w:rPr>
          <w:lang w:val="en-GB"/>
        </w:rPr>
        <w:t xml:space="preserve">|&lt;µ </w:t>
      </w:r>
      <w:proofErr w:type="gramStart"/>
      <w:r>
        <w:rPr>
          <w:lang w:val="en-GB"/>
        </w:rPr>
        <w:t>Fn</w:t>
      </w:r>
      <w:proofErr w:type="gramEnd"/>
      <w:r>
        <w:rPr>
          <w:lang w:val="en-GB"/>
        </w:rPr>
        <w:t xml:space="preserve">    </w:t>
      </w:r>
      <w:proofErr w:type="spellStart"/>
      <w:r>
        <w:rPr>
          <w:lang w:val="en-GB"/>
        </w:rPr>
        <w:t>eg</w:t>
      </w:r>
      <w:proofErr w:type="spellEnd"/>
      <w:r>
        <w:rPr>
          <w:lang w:val="en-GB"/>
        </w:rPr>
        <w:t xml:space="preserve"> </w:t>
      </w:r>
      <w:proofErr w:type="spellStart"/>
      <w:r>
        <w:rPr>
          <w:lang w:val="en-GB"/>
        </w:rPr>
        <w:t>lammps</w:t>
      </w:r>
      <w:proofErr w:type="spellEnd"/>
    </w:p>
    <w:p w:rsidR="008F67D8" w:rsidRDefault="008F67D8" w:rsidP="00C64B11">
      <w:pPr>
        <w:rPr>
          <w:lang w:val="en-GB"/>
        </w:rPr>
      </w:pPr>
    </w:p>
    <w:p w:rsidR="008F67D8" w:rsidRDefault="008F67D8" w:rsidP="00C64B11">
      <w:pPr>
        <w:rPr>
          <w:lang w:val="en-GB"/>
        </w:rPr>
      </w:pPr>
      <w:r>
        <w:rPr>
          <w:lang w:val="en-GB"/>
        </w:rPr>
        <w:t>Some approaches use the total tangential force for this criterion (Silbert et al, 2002</w:t>
      </w:r>
      <w:r w:rsidR="00B86C6C">
        <w:rPr>
          <w:lang w:val="en-GB"/>
        </w:rPr>
        <w:t>a</w:t>
      </w:r>
      <w:r>
        <w:rPr>
          <w:lang w:val="en-GB"/>
        </w:rPr>
        <w:t>; Sandia, 2011). Others use only the elastic part (e.g. DEM Solutions, 2008)</w:t>
      </w:r>
    </w:p>
    <w:p w:rsidR="00E92553" w:rsidRDefault="00E92553" w:rsidP="00C64B11">
      <w:pPr>
        <w:rPr>
          <w:lang w:val="en-GB"/>
        </w:rPr>
      </w:pPr>
    </w:p>
    <w:p w:rsidR="00516107" w:rsidRDefault="00516107" w:rsidP="00516107">
      <w:pPr>
        <w:rPr>
          <w:lang w:val="en-GB"/>
        </w:rPr>
      </w:pPr>
    </w:p>
    <w:p w:rsidR="00505690" w:rsidRDefault="00505690" w:rsidP="00505690">
      <w:pPr>
        <w:rPr>
          <w:lang w:val="en-GB"/>
        </w:rPr>
      </w:pPr>
    </w:p>
    <w:p w:rsidR="00505690" w:rsidRDefault="00937A41" w:rsidP="00937A41">
      <w:pPr>
        <w:numPr>
          <w:ilvl w:val="1"/>
          <w:numId w:val="1"/>
        </w:numPr>
        <w:rPr>
          <w:lang w:val="en-GB"/>
        </w:rPr>
      </w:pPr>
      <w:r>
        <w:rPr>
          <w:lang w:val="en-GB"/>
        </w:rPr>
        <w:t>Discussion of energy conservation</w:t>
      </w:r>
    </w:p>
    <w:p w:rsidR="00505690" w:rsidRDefault="00505690" w:rsidP="00505690">
      <w:pPr>
        <w:rPr>
          <w:lang w:val="en-GB"/>
        </w:rPr>
      </w:pPr>
    </w:p>
    <w:p w:rsidR="00937A41" w:rsidRDefault="00021E3E" w:rsidP="00021E3E">
      <w:pPr>
        <w:rPr>
          <w:lang w:val="en-GB"/>
        </w:rPr>
      </w:pPr>
      <w:r>
        <w:rPr>
          <w:lang w:val="en-GB"/>
        </w:rPr>
        <w:t xml:space="preserve">The problems with energy conservation for the simpler DEM models are often not addressed because granular systems are dissipative and such </w:t>
      </w:r>
      <w:r w:rsidR="00B42EF9">
        <w:rPr>
          <w:lang w:val="en-GB"/>
        </w:rPr>
        <w:t>behaviour</w:t>
      </w:r>
      <w:r>
        <w:rPr>
          <w:lang w:val="en-GB"/>
        </w:rPr>
        <w:t xml:space="preserve"> is often not considered a problem for bulk systems. </w:t>
      </w:r>
    </w:p>
    <w:p w:rsidR="00021E3E" w:rsidRDefault="00021E3E" w:rsidP="00021E3E">
      <w:pPr>
        <w:rPr>
          <w:lang w:val="en-GB"/>
        </w:rPr>
      </w:pPr>
    </w:p>
    <w:p w:rsidR="00937A41" w:rsidRDefault="00937A41" w:rsidP="00937A41">
      <w:pPr>
        <w:rPr>
          <w:lang w:val="en-GB"/>
        </w:rPr>
      </w:pPr>
      <w:r>
        <w:rPr>
          <w:lang w:val="en-GB"/>
        </w:rPr>
        <w:t>For some cases, it is not ok – show examples (pathological cases integral HM model)</w:t>
      </w:r>
    </w:p>
    <w:p w:rsidR="00505690" w:rsidRDefault="00505690" w:rsidP="00505690">
      <w:pPr>
        <w:rPr>
          <w:lang w:val="en-GB"/>
        </w:rPr>
      </w:pPr>
    </w:p>
    <w:p w:rsidR="004F4850" w:rsidRDefault="004F4850" w:rsidP="004F4850">
      <w:pPr>
        <w:rPr>
          <w:lang w:val="en-GB"/>
        </w:rPr>
      </w:pPr>
      <w:r>
        <w:rPr>
          <w:lang w:val="en-GB"/>
        </w:rPr>
        <w:t>I</w:t>
      </w:r>
      <w:r w:rsidRPr="004F4850">
        <w:rPr>
          <w:lang w:val="en-GB"/>
        </w:rPr>
        <w:t>f a non-linear contact model is used, the tangential</w:t>
      </w:r>
      <w:r>
        <w:rPr>
          <w:lang w:val="en-GB"/>
        </w:rPr>
        <w:t xml:space="preserve"> </w:t>
      </w:r>
      <w:r w:rsidRPr="004F4850">
        <w:rPr>
          <w:lang w:val="en-GB"/>
        </w:rPr>
        <w:t xml:space="preserve">force </w:t>
      </w:r>
      <w:del w:id="46" w:author="ZID" w:date="2011-08-22T22:29:00Z">
        <w:r w:rsidRPr="004F4850" w:rsidDel="00967AF7">
          <w:rPr>
            <w:lang w:val="en-GB"/>
          </w:rPr>
          <w:delText xml:space="preserve">must </w:delText>
        </w:r>
      </w:del>
      <w:ins w:id="47" w:author="ZID" w:date="2011-08-22T22:29:00Z">
        <w:r w:rsidR="00967AF7">
          <w:rPr>
            <w:lang w:val="en-GB"/>
          </w:rPr>
          <w:t>should</w:t>
        </w:r>
        <w:r w:rsidR="00967AF7" w:rsidRPr="004F4850">
          <w:rPr>
            <w:lang w:val="en-GB"/>
          </w:rPr>
          <w:t xml:space="preserve"> </w:t>
        </w:r>
      </w:ins>
      <w:r w:rsidRPr="004F4850">
        <w:rPr>
          <w:lang w:val="en-GB"/>
        </w:rPr>
        <w:t xml:space="preserve">be updated incrementally. This is </w:t>
      </w:r>
      <w:r>
        <w:rPr>
          <w:lang w:val="en-GB"/>
        </w:rPr>
        <w:t>owed</w:t>
      </w:r>
      <w:r w:rsidRPr="004F4850">
        <w:rPr>
          <w:lang w:val="en-GB"/>
        </w:rPr>
        <w:t xml:space="preserve"> to the fact that the</w:t>
      </w:r>
      <w:r>
        <w:rPr>
          <w:lang w:val="en-GB"/>
        </w:rPr>
        <w:t xml:space="preserve"> </w:t>
      </w:r>
      <w:r w:rsidRPr="004F4850">
        <w:rPr>
          <w:lang w:val="en-GB"/>
        </w:rPr>
        <w:t xml:space="preserve">stiffness </w:t>
      </w:r>
      <w:r>
        <w:rPr>
          <w:lang w:val="en-GB"/>
        </w:rPr>
        <w:t xml:space="preserve">of the tangential </w:t>
      </w:r>
      <w:r w:rsidRPr="004F4850">
        <w:rPr>
          <w:lang w:val="en-GB"/>
        </w:rPr>
        <w:t>spring changes during the contact as a consequence of the</w:t>
      </w:r>
      <w:r>
        <w:rPr>
          <w:lang w:val="en-GB"/>
        </w:rPr>
        <w:t xml:space="preserve"> </w:t>
      </w:r>
      <w:r w:rsidRPr="004F4850">
        <w:rPr>
          <w:lang w:val="en-GB"/>
        </w:rPr>
        <w:t>varying normal force.</w:t>
      </w:r>
    </w:p>
    <w:p w:rsidR="004F4850" w:rsidRDefault="004F4850" w:rsidP="00505690">
      <w:pPr>
        <w:rPr>
          <w:lang w:val="en-GB"/>
        </w:rPr>
      </w:pPr>
    </w:p>
    <w:p w:rsidR="00D7428B" w:rsidRDefault="009160B0" w:rsidP="00FD008D">
      <w:pPr>
        <w:jc w:val="both"/>
        <w:rPr>
          <w:lang w:val="en-GB"/>
        </w:rPr>
      </w:pPr>
      <w:r w:rsidRPr="00C13AA2">
        <w:rPr>
          <w:lang w:val="en-GB"/>
        </w:rPr>
        <w:t>.</w:t>
      </w:r>
    </w:p>
    <w:p w:rsidR="00021E3E" w:rsidDel="00967AF7" w:rsidRDefault="00021E3E" w:rsidP="007D34EC">
      <w:pPr>
        <w:rPr>
          <w:del w:id="48" w:author="ZID" w:date="2011-08-22T22:31:00Z"/>
          <w:lang w:val="en-GB"/>
        </w:rPr>
      </w:pPr>
      <w:r>
        <w:rPr>
          <w:lang w:val="en-GB"/>
        </w:rPr>
        <w:t>To keep track of the different energy terms accurately, it is necessary to m</w:t>
      </w:r>
      <w:r w:rsidR="00937A41">
        <w:rPr>
          <w:lang w:val="en-GB"/>
        </w:rPr>
        <w:t>odel sub-step</w:t>
      </w:r>
      <w:ins w:id="49" w:author="ZID" w:date="2011-08-22T22:30:00Z">
        <w:r w:rsidR="00967AF7">
          <w:rPr>
            <w:lang w:val="en-GB"/>
          </w:rPr>
          <w:t>s</w:t>
        </w:r>
      </w:ins>
      <w:r w:rsidR="00937A41">
        <w:rPr>
          <w:lang w:val="en-GB"/>
        </w:rPr>
        <w:t xml:space="preserve"> for the time-step </w:t>
      </w:r>
      <w:ins w:id="50" w:author="ZID" w:date="2011-08-22T22:30:00Z">
        <w:r w:rsidR="00967AF7">
          <w:rPr>
            <w:lang w:val="en-GB"/>
          </w:rPr>
          <w:t xml:space="preserve">where </w:t>
        </w:r>
      </w:ins>
      <w:r w:rsidR="00937A41">
        <w:rPr>
          <w:lang w:val="en-GB"/>
        </w:rPr>
        <w:t xml:space="preserve">slip </w:t>
      </w:r>
      <w:del w:id="51" w:author="ZID" w:date="2011-08-22T22:30:00Z">
        <w:r w:rsidDel="00967AF7">
          <w:rPr>
            <w:lang w:val="en-GB"/>
          </w:rPr>
          <w:delText xml:space="preserve">will </w:delText>
        </w:r>
      </w:del>
      <w:r w:rsidR="00937A41">
        <w:rPr>
          <w:lang w:val="en-GB"/>
        </w:rPr>
        <w:t>occur</w:t>
      </w:r>
      <w:ins w:id="52" w:author="ZID" w:date="2011-08-22T22:30:00Z">
        <w:r w:rsidR="00967AF7">
          <w:rPr>
            <w:lang w:val="en-GB"/>
          </w:rPr>
          <w:t>s</w:t>
        </w:r>
      </w:ins>
      <w:r>
        <w:rPr>
          <w:lang w:val="en-GB"/>
        </w:rPr>
        <w:t>.</w:t>
      </w:r>
      <w:ins w:id="53" w:author="ZID" w:date="2011-08-22T22:31:00Z">
        <w:r w:rsidR="00967AF7">
          <w:rPr>
            <w:lang w:val="en-GB"/>
          </w:rPr>
          <w:t xml:space="preserve"> </w:t>
        </w:r>
      </w:ins>
    </w:p>
    <w:p w:rsidR="00F35700" w:rsidDel="00967AF7" w:rsidRDefault="00021E3E" w:rsidP="007D34EC">
      <w:pPr>
        <w:rPr>
          <w:del w:id="54" w:author="ZID" w:date="2011-08-22T22:31:00Z"/>
          <w:lang w:val="en-GB"/>
        </w:rPr>
      </w:pPr>
      <w:del w:id="55" w:author="ZID" w:date="2011-08-22T22:31:00Z">
        <w:r w:rsidDel="00967AF7">
          <w:rPr>
            <w:lang w:val="en-GB"/>
          </w:rPr>
          <w:delText xml:space="preserve"> </w:delText>
        </w:r>
      </w:del>
    </w:p>
    <w:p w:rsidR="00967AF7" w:rsidRDefault="00F35700" w:rsidP="00967AF7">
      <w:pPr>
        <w:rPr>
          <w:ins w:id="56" w:author="ZID" w:date="2011-08-22T22:31:00Z"/>
          <w:lang w:val="en-GB"/>
        </w:rPr>
      </w:pPr>
      <w:del w:id="57" w:author="ZID" w:date="2011-08-22T22:31:00Z">
        <w:r w:rsidDel="00967AF7">
          <w:rPr>
            <w:lang w:val="en-GB"/>
          </w:rPr>
          <w:delText xml:space="preserve">How to track energy terms? </w:delText>
        </w:r>
      </w:del>
      <w:ins w:id="58" w:author="ZID" w:date="2011-08-22T22:31:00Z">
        <w:r w:rsidR="00967AF7">
          <w:rPr>
            <w:lang w:val="en-GB"/>
          </w:rPr>
          <w:t xml:space="preserve">Therefore, we </w:t>
        </w:r>
      </w:ins>
      <w:del w:id="59" w:author="ZID" w:date="2011-08-22T22:31:00Z">
        <w:r w:rsidDel="00967AF7">
          <w:rPr>
            <w:lang w:val="en-GB"/>
          </w:rPr>
          <w:delText>S</w:delText>
        </w:r>
      </w:del>
      <w:ins w:id="60" w:author="ZID" w:date="2011-08-22T22:31:00Z">
        <w:r w:rsidR="00967AF7">
          <w:rPr>
            <w:lang w:val="en-GB"/>
          </w:rPr>
          <w:t>s</w:t>
        </w:r>
      </w:ins>
      <w:r>
        <w:rPr>
          <w:lang w:val="en-GB"/>
        </w:rPr>
        <w:t>plit</w:t>
      </w:r>
      <w:ins w:id="61" w:author="ZID" w:date="2011-08-22T22:31:00Z">
        <w:r w:rsidR="00967AF7">
          <w:rPr>
            <w:lang w:val="en-GB"/>
          </w:rPr>
          <w:t xml:space="preserve"> the tangential overlap into two parts:</w:t>
        </w:r>
      </w:ins>
      <w:r>
        <w:rPr>
          <w:lang w:val="en-GB"/>
        </w:rPr>
        <w:t xml:space="preserve"> </w:t>
      </w:r>
      <w:del w:id="62" w:author="ZID" w:date="2011-08-22T22:31:00Z">
        <w:r w:rsidDel="00967AF7">
          <w:rPr>
            <w:rFonts w:ascii="Symbol" w:hAnsi="Symbol"/>
            <w:lang w:val="en-GB"/>
          </w:rPr>
          <w:delText></w:delText>
        </w:r>
        <w:r w:rsidRPr="00F35700" w:rsidDel="00967AF7">
          <w:rPr>
            <w:rFonts w:ascii="Symbol" w:hAnsi="Symbol"/>
            <w:lang w:val="en-GB"/>
          </w:rPr>
          <w:delText></w:delText>
        </w:r>
        <w:r w:rsidDel="00967AF7">
          <w:rPr>
            <w:lang w:val="en-GB"/>
          </w:rPr>
          <w:delText xml:space="preserve">t in 2 terms: deformation </w:delText>
        </w:r>
        <w:r w:rsidDel="00967AF7">
          <w:rPr>
            <w:rFonts w:ascii="Symbol" w:hAnsi="Symbol"/>
            <w:lang w:val="en-GB"/>
          </w:rPr>
          <w:delText></w:delText>
        </w:r>
        <w:r w:rsidRPr="00F35700" w:rsidDel="00967AF7">
          <w:rPr>
            <w:rFonts w:ascii="Symbol" w:hAnsi="Symbol"/>
            <w:lang w:val="en-GB"/>
          </w:rPr>
          <w:delText></w:delText>
        </w:r>
        <w:r w:rsidDel="00967AF7">
          <w:rPr>
            <w:lang w:val="en-GB"/>
          </w:rPr>
          <w:delText xml:space="preserve">t,d and slippage </w:delText>
        </w:r>
        <w:r w:rsidDel="00967AF7">
          <w:rPr>
            <w:rFonts w:ascii="Symbol" w:hAnsi="Symbol"/>
            <w:lang w:val="en-GB"/>
          </w:rPr>
          <w:delText></w:delText>
        </w:r>
        <w:r w:rsidRPr="00F35700" w:rsidDel="00967AF7">
          <w:rPr>
            <w:rFonts w:ascii="Symbol" w:hAnsi="Symbol"/>
            <w:lang w:val="en-GB"/>
          </w:rPr>
          <w:delText></w:delText>
        </w:r>
        <w:r w:rsidDel="00967AF7">
          <w:rPr>
            <w:lang w:val="en-GB"/>
          </w:rPr>
          <w:delText>t,s</w:delText>
        </w:r>
        <w:r w:rsidR="00B42EF9" w:rsidDel="00967AF7">
          <w:rPr>
            <w:lang w:val="en-GB"/>
          </w:rPr>
          <w:delText>, in general</w:delText>
        </w:r>
        <w:r w:rsidR="00562B82" w:rsidDel="00967AF7">
          <w:rPr>
            <w:lang w:val="en-GB"/>
          </w:rPr>
          <w:delText xml:space="preserve"> it can be written</w:delText>
        </w:r>
        <w:r w:rsidR="00B42EF9" w:rsidDel="00967AF7">
          <w:rPr>
            <w:lang w:val="en-GB"/>
          </w:rPr>
          <w:delText xml:space="preserve"> </w:delText>
        </w:r>
      </w:del>
    </w:p>
    <w:p w:rsidR="00967AF7" w:rsidRDefault="00FE05A7" w:rsidP="00967AF7">
      <w:pPr>
        <w:rPr>
          <w:ins w:id="63" w:author="ZID" w:date="2011-08-22T22:32:00Z"/>
          <w:lang w:val="en-GB"/>
        </w:rPr>
      </w:pPr>
      <m:oMath>
        <m:acc>
          <m:accPr>
            <m:chr m:val="⃗"/>
            <m:ctrlPr>
              <w:rPr>
                <w:rFonts w:ascii="Cambria Math" w:hAnsi="Cambria Math"/>
                <w:i/>
                <w:lang w:val="en-GB"/>
              </w:rPr>
            </m:ctrlPr>
          </m:accPr>
          <m:e>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d</m:t>
                </m:r>
              </m:sub>
              <m:sup>
                <m:r>
                  <w:rPr>
                    <w:rFonts w:ascii="Cambria Math" w:hAnsi="Cambria Math"/>
                    <w:lang w:val="en-GB"/>
                  </w:rPr>
                  <m:t>t</m:t>
                </m:r>
              </m:sup>
            </m:sSubSup>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s</m:t>
                </m:r>
              </m:sub>
              <m:sup>
                <m:r>
                  <w:rPr>
                    <w:rFonts w:ascii="Cambria Math" w:hAnsi="Cambria Math"/>
                    <w:lang w:val="en-GB"/>
                  </w:rPr>
                  <m:t>t</m:t>
                </m:r>
              </m:sup>
            </m:sSubSup>
          </m:e>
        </m:acc>
      </m:oMath>
      <w:r w:rsidR="005E0938">
        <w:rPr>
          <w:lang w:val="en-GB"/>
        </w:rPr>
        <w:t xml:space="preserve">, </w:t>
      </w:r>
    </w:p>
    <w:p w:rsidR="00B42EF9" w:rsidRDefault="00967AF7" w:rsidP="00967AF7">
      <w:pPr>
        <w:rPr>
          <w:lang w:val="en-GB"/>
        </w:rPr>
      </w:pPr>
      <w:ins w:id="64" w:author="ZID" w:date="2011-08-22T22:32:00Z">
        <w:r>
          <w:rPr>
            <w:lang w:val="en-GB"/>
          </w:rPr>
          <w:t xml:space="preserve">With the former </w:t>
        </w:r>
      </w:ins>
      <w:r w:rsidR="005E0938">
        <w:rPr>
          <w:lang w:val="en-GB"/>
        </w:rPr>
        <w:t xml:space="preserve">being </w:t>
      </w:r>
      <w:del w:id="65" w:author="ZID" w:date="2011-08-22T22:32:00Z">
        <w:r w:rsidR="005E0938" w:rsidDel="00967AF7">
          <w:rPr>
            <w:lang w:val="en-GB"/>
          </w:rPr>
          <w:delText xml:space="preserve">the former </w:delText>
        </w:r>
      </w:del>
      <w:r w:rsidR="005E0938">
        <w:rPr>
          <w:lang w:val="en-GB"/>
        </w:rPr>
        <w:t xml:space="preserve">the actual elastic deformation of the </w:t>
      </w:r>
      <w:proofErr w:type="gramStart"/>
      <w:r w:rsidR="005E0938">
        <w:rPr>
          <w:lang w:val="en-GB"/>
        </w:rPr>
        <w:t>materials,</w:t>
      </w:r>
      <w:proofErr w:type="gramEnd"/>
      <w:r w:rsidR="005E0938">
        <w:rPr>
          <w:lang w:val="en-GB"/>
        </w:rPr>
        <w:t xml:space="preserve"> and the later </w:t>
      </w:r>
      <w:ins w:id="66" w:author="ZID" w:date="2011-08-22T22:32:00Z">
        <w:r>
          <w:rPr>
            <w:lang w:val="en-GB"/>
          </w:rPr>
          <w:t xml:space="preserve">representing </w:t>
        </w:r>
      </w:ins>
      <w:r w:rsidR="005E0938">
        <w:rPr>
          <w:lang w:val="en-GB"/>
        </w:rPr>
        <w:t>the slippage between both surfaces.</w:t>
      </w:r>
    </w:p>
    <w:p w:rsidR="00F35700" w:rsidRDefault="00F35700" w:rsidP="007D34EC">
      <w:pPr>
        <w:rPr>
          <w:lang w:val="en-GB"/>
        </w:rPr>
      </w:pPr>
    </w:p>
    <w:p w:rsidR="00E64830" w:rsidRDefault="00C142EF" w:rsidP="00241304">
      <w:pPr>
        <w:rPr>
          <w:lang w:val="en-GB"/>
        </w:rPr>
      </w:pPr>
      <w:commentRangeStart w:id="67"/>
      <w:del w:id="68" w:author="ZID" w:date="2011-08-22T22:32:00Z">
        <w:r w:rsidDel="00967AF7">
          <w:rPr>
            <w:lang w:val="en-GB"/>
          </w:rPr>
          <w:delText xml:space="preserve">Granular matter is modelled as </w:delText>
        </w:r>
        <w:r w:rsidR="00E64830" w:rsidDel="00967AF7">
          <w:rPr>
            <w:lang w:val="en-GB"/>
          </w:rPr>
          <w:delText>a macroscopic system composed by granules that are themselves composed by molecules</w:delText>
        </w:r>
      </w:del>
      <w:commentRangeEnd w:id="67"/>
      <w:r w:rsidR="00967AF7">
        <w:rPr>
          <w:rStyle w:val="Kommentarzeichen"/>
        </w:rPr>
        <w:commentReference w:id="67"/>
      </w:r>
      <w:del w:id="69" w:author="ZID" w:date="2011-08-22T22:32:00Z">
        <w:r w:rsidR="00E64830" w:rsidDel="00967AF7">
          <w:rPr>
            <w:lang w:val="en-GB"/>
          </w:rPr>
          <w:delText>. We will focus on the macroscopic description, so w</w:delText>
        </w:r>
      </w:del>
      <w:ins w:id="70" w:author="ZID" w:date="2011-08-22T22:32:00Z">
        <w:r w:rsidR="00967AF7">
          <w:rPr>
            <w:lang w:val="en-GB"/>
          </w:rPr>
          <w:t>W</w:t>
        </w:r>
      </w:ins>
      <w:r w:rsidR="00E64830">
        <w:rPr>
          <w:lang w:val="en-GB"/>
        </w:rPr>
        <w:t xml:space="preserve">e </w:t>
      </w:r>
      <w:r w:rsidR="00E64830">
        <w:rPr>
          <w:lang w:val="en-GB"/>
        </w:rPr>
        <w:lastRenderedPageBreak/>
        <w:t>will analyze the macroscopic kinetic (translational and rotational), and potential (gravitational</w:t>
      </w:r>
      <w:del w:id="71" w:author="ZID" w:date="2011-08-22T22:35:00Z">
        <w:r w:rsidR="00E64830" w:rsidDel="00967AF7">
          <w:rPr>
            <w:lang w:val="en-GB"/>
          </w:rPr>
          <w:delText>,</w:delText>
        </w:r>
      </w:del>
      <w:ins w:id="72" w:author="ZID" w:date="2011-08-22T22:35:00Z">
        <w:r w:rsidR="00967AF7">
          <w:rPr>
            <w:lang w:val="en-GB"/>
          </w:rPr>
          <w:t xml:space="preserve"> and</w:t>
        </w:r>
      </w:ins>
      <w:r w:rsidR="00E64830">
        <w:rPr>
          <w:lang w:val="en-GB"/>
        </w:rPr>
        <w:t xml:space="preserve"> </w:t>
      </w:r>
      <w:ins w:id="73" w:author="ZID" w:date="2011-08-22T22:35:00Z">
        <w:r w:rsidR="00967AF7">
          <w:rPr>
            <w:lang w:val="en-GB"/>
          </w:rPr>
          <w:t xml:space="preserve">elastic </w:t>
        </w:r>
        <w:proofErr w:type="gramStart"/>
        <w:r w:rsidR="00967AF7">
          <w:rPr>
            <w:lang w:val="en-GB"/>
          </w:rPr>
          <w:t xml:space="preserve">deformation </w:t>
        </w:r>
      </w:ins>
      <w:proofErr w:type="gramEnd"/>
      <w:del w:id="74" w:author="ZID" w:date="2011-08-22T22:33:00Z">
        <w:r w:rsidR="00E64830" w:rsidDel="00967AF7">
          <w:rPr>
            <w:lang w:val="en-GB"/>
          </w:rPr>
          <w:delText>electrostatic</w:delText>
        </w:r>
      </w:del>
      <w:r w:rsidR="00E64830">
        <w:rPr>
          <w:lang w:val="en-GB"/>
        </w:rPr>
        <w:t>, etc ...) energies.</w:t>
      </w:r>
      <w:ins w:id="75" w:author="ZID" w:date="2011-08-22T22:35:00Z">
        <w:r w:rsidR="00967AF7">
          <w:rPr>
            <w:lang w:val="en-GB"/>
          </w:rPr>
          <w:t xml:space="preserve"> The latter is a microscopic term, but can be modelled macroscopically. Furthermore, on t</w:t>
        </w:r>
      </w:ins>
      <w:del w:id="76" w:author="ZID" w:date="2011-08-22T22:36:00Z">
        <w:r w:rsidDel="00967AF7">
          <w:rPr>
            <w:lang w:val="en-GB"/>
          </w:rPr>
          <w:delText xml:space="preserve"> </w:delText>
        </w:r>
        <w:r w:rsidR="00E64830" w:rsidDel="00967AF7">
          <w:rPr>
            <w:lang w:val="en-GB"/>
          </w:rPr>
          <w:delText>T</w:delText>
        </w:r>
      </w:del>
      <w:r w:rsidR="00E64830">
        <w:rPr>
          <w:lang w:val="en-GB"/>
        </w:rPr>
        <w:t>he microscopic</w:t>
      </w:r>
      <w:ins w:id="77" w:author="ZID" w:date="2011-08-22T22:36:00Z">
        <w:r w:rsidR="00967AF7">
          <w:rPr>
            <w:lang w:val="en-GB"/>
          </w:rPr>
          <w:t xml:space="preserve"> scale, we have </w:t>
        </w:r>
      </w:ins>
      <w:del w:id="78" w:author="ZID" w:date="2011-08-22T22:36:00Z">
        <w:r w:rsidR="00E64830" w:rsidDel="00967AF7">
          <w:rPr>
            <w:lang w:val="en-GB"/>
          </w:rPr>
          <w:delText xml:space="preserve"> energies are grouped </w:delText>
        </w:r>
      </w:del>
      <w:r w:rsidR="00E64830">
        <w:rPr>
          <w:lang w:val="en-GB"/>
        </w:rPr>
        <w:t xml:space="preserve">in the internal </w:t>
      </w:r>
      <w:ins w:id="79" w:author="ZID" w:date="2011-08-22T22:36:00Z">
        <w:r w:rsidR="00967AF7">
          <w:rPr>
            <w:lang w:val="en-GB"/>
          </w:rPr>
          <w:t xml:space="preserve">(thermal) </w:t>
        </w:r>
      </w:ins>
      <w:proofErr w:type="gramStart"/>
      <w:r w:rsidR="00E64830">
        <w:rPr>
          <w:lang w:val="en-GB"/>
        </w:rPr>
        <w:t xml:space="preserve">energy </w:t>
      </w:r>
      <w:proofErr w:type="gramEnd"/>
      <w:del w:id="80" w:author="ZID" w:date="2011-08-22T22:36:00Z">
        <w:r w:rsidR="00E64830" w:rsidDel="00967AF7">
          <w:rPr>
            <w:lang w:val="en-GB"/>
          </w:rPr>
          <w:delText>comprising the thermal and the elastic potential terms.</w:delText>
        </w:r>
        <w:r w:rsidR="00BB3BE1" w:rsidDel="00967AF7">
          <w:rPr>
            <w:lang w:val="en-GB"/>
          </w:rPr>
          <w:delText xml:space="preserve"> </w:delText>
        </w:r>
      </w:del>
      <w:ins w:id="81" w:author="ZID" w:date="2011-08-22T22:36:00Z">
        <w:r w:rsidR="00967AF7">
          <w:rPr>
            <w:lang w:val="en-GB"/>
          </w:rPr>
          <w:t>.</w:t>
        </w:r>
      </w:ins>
    </w:p>
    <w:p w:rsidR="00E64830" w:rsidRDefault="00E64830" w:rsidP="00241304">
      <w:pPr>
        <w:rPr>
          <w:lang w:val="en-GB"/>
        </w:rPr>
      </w:pPr>
    </w:p>
    <w:p w:rsidR="00C37113" w:rsidRDefault="00C37113" w:rsidP="00241304">
      <w:pPr>
        <w:rPr>
          <w:lang w:val="en-GB"/>
        </w:rPr>
      </w:pPr>
      <w:r>
        <w:rPr>
          <w:lang w:val="en-GB"/>
        </w:rPr>
        <w:t>The energy is transferred between particles by collisions. Some of the macroscopic kinetic energ</w:t>
      </w:r>
      <w:r w:rsidR="00C142EF">
        <w:rPr>
          <w:lang w:val="en-GB"/>
        </w:rPr>
        <w:t>y</w:t>
      </w:r>
      <w:r>
        <w:rPr>
          <w:lang w:val="en-GB"/>
        </w:rPr>
        <w:t xml:space="preserve"> is redistributed among the particles participating in the collision, </w:t>
      </w:r>
      <w:r w:rsidR="007A5154">
        <w:rPr>
          <w:lang w:val="en-GB"/>
        </w:rPr>
        <w:t xml:space="preserve">some other is stored as elastic potential energy </w:t>
      </w:r>
      <w:r w:rsidR="00832D8C">
        <w:rPr>
          <w:lang w:val="en-GB"/>
        </w:rPr>
        <w:t xml:space="preserve">during the collision </w:t>
      </w:r>
      <w:del w:id="82" w:author="ZID" w:date="2011-08-22T22:37:00Z">
        <w:r w:rsidR="007A5154" w:rsidDel="006D4B6F">
          <w:rPr>
            <w:lang w:val="en-GB"/>
          </w:rPr>
          <w:delText xml:space="preserve">(it is a microscopic term, but it can be modelled as macroscopic), </w:delText>
        </w:r>
      </w:del>
      <w:r w:rsidR="007A5154">
        <w:rPr>
          <w:lang w:val="en-GB"/>
        </w:rPr>
        <w:t>and</w:t>
      </w:r>
      <w:r>
        <w:rPr>
          <w:lang w:val="en-GB"/>
        </w:rPr>
        <w:t xml:space="preserve"> another part is transformed </w:t>
      </w:r>
      <w:r w:rsidR="007A5154">
        <w:rPr>
          <w:lang w:val="en-GB"/>
        </w:rPr>
        <w:t xml:space="preserve">or dissipated (as this part disappears from the macroscopic description) </w:t>
      </w:r>
      <w:r>
        <w:rPr>
          <w:lang w:val="en-GB"/>
        </w:rPr>
        <w:t xml:space="preserve">into other forms </w:t>
      </w:r>
      <w:r w:rsidR="00C142EF">
        <w:rPr>
          <w:lang w:val="en-GB"/>
        </w:rPr>
        <w:t xml:space="preserve">of internal energy, </w:t>
      </w:r>
      <w:r w:rsidR="007A5154">
        <w:rPr>
          <w:lang w:val="en-GB"/>
        </w:rPr>
        <w:t>mainly thermal energy.</w:t>
      </w:r>
    </w:p>
    <w:p w:rsidR="00C142EF" w:rsidRDefault="00C142EF" w:rsidP="00241304">
      <w:pPr>
        <w:rPr>
          <w:lang w:val="en-GB"/>
        </w:rPr>
      </w:pPr>
    </w:p>
    <w:p w:rsidR="00C142EF" w:rsidRDefault="009F0A7B" w:rsidP="00241304">
      <w:pPr>
        <w:rPr>
          <w:lang w:val="en-GB"/>
        </w:rPr>
      </w:pPr>
      <w:r>
        <w:rPr>
          <w:lang w:val="en-GB"/>
        </w:rPr>
        <w:t xml:space="preserve">We will track the following terms: translational and rotational kinetic energy, normal potential energy, work done by the tangential elastic forces, </w:t>
      </w:r>
      <w:del w:id="83" w:author="ZID" w:date="2011-08-22T22:39:00Z">
        <w:r w:rsidDel="00A96289">
          <w:rPr>
            <w:lang w:val="en-GB"/>
          </w:rPr>
          <w:delText>viscous dissipated energy associated with normal deformation</w:delText>
        </w:r>
      </w:del>
      <w:ins w:id="84" w:author="ZID" w:date="2011-08-22T22:39:00Z">
        <w:r w:rsidR="00A96289">
          <w:rPr>
            <w:lang w:val="en-GB"/>
          </w:rPr>
          <w:t>energy dissipated in the course of normal deformation</w:t>
        </w:r>
      </w:ins>
      <w:r>
        <w:rPr>
          <w:lang w:val="en-GB"/>
        </w:rPr>
        <w:t xml:space="preserve">, </w:t>
      </w:r>
      <w:del w:id="85" w:author="ZID" w:date="2011-08-22T22:39:00Z">
        <w:r w:rsidDel="005F7806">
          <w:rPr>
            <w:lang w:val="en-GB"/>
          </w:rPr>
          <w:delText>viscous dissipated energy associated with tangential dissipation</w:delText>
        </w:r>
      </w:del>
      <w:ins w:id="86" w:author="ZID" w:date="2011-08-22T22:39:00Z">
        <w:r w:rsidR="005F7806">
          <w:rPr>
            <w:lang w:val="en-GB"/>
          </w:rPr>
          <w:t>energy dissipated in the course of tangential dissipation</w:t>
        </w:r>
      </w:ins>
      <w:r>
        <w:rPr>
          <w:lang w:val="en-GB"/>
        </w:rPr>
        <w:t xml:space="preserve">, and </w:t>
      </w:r>
      <w:del w:id="87" w:author="ZID" w:date="2011-08-22T22:40:00Z">
        <w:r w:rsidDel="005F7806">
          <w:rPr>
            <w:lang w:val="en-GB"/>
          </w:rPr>
          <w:delText xml:space="preserve">frictional dissipated </w:delText>
        </w:r>
      </w:del>
      <w:r>
        <w:rPr>
          <w:lang w:val="en-GB"/>
        </w:rPr>
        <w:t xml:space="preserve">energy </w:t>
      </w:r>
      <w:ins w:id="88" w:author="ZID" w:date="2011-08-22T22:40:00Z">
        <w:r w:rsidR="005F7806">
          <w:rPr>
            <w:lang w:val="en-GB"/>
          </w:rPr>
          <w:t xml:space="preserve">dissipated </w:t>
        </w:r>
      </w:ins>
      <w:r>
        <w:rPr>
          <w:lang w:val="en-GB"/>
        </w:rPr>
        <w:t xml:space="preserve">associated to </w:t>
      </w:r>
      <w:ins w:id="89" w:author="ZID" w:date="2011-08-22T22:40:00Z">
        <w:r w:rsidR="005F7806">
          <w:rPr>
            <w:lang w:val="en-GB"/>
          </w:rPr>
          <w:t>(</w:t>
        </w:r>
        <w:proofErr w:type="gramStart"/>
        <w:r w:rsidR="005F7806">
          <w:rPr>
            <w:lang w:val="en-GB"/>
          </w:rPr>
          <w:t xml:space="preserve">frictional </w:t>
        </w:r>
        <w:r w:rsidR="005F7806">
          <w:rPr>
            <w:lang w:val="en-GB"/>
          </w:rPr>
          <w:t>)</w:t>
        </w:r>
        <w:proofErr w:type="gramEnd"/>
        <w:r w:rsidR="005F7806">
          <w:rPr>
            <w:lang w:val="en-GB"/>
          </w:rPr>
          <w:t xml:space="preserve"> </w:t>
        </w:r>
      </w:ins>
      <w:r>
        <w:rPr>
          <w:lang w:val="en-GB"/>
        </w:rPr>
        <w:t>tangential slippage.</w:t>
      </w:r>
    </w:p>
    <w:p w:rsidR="00832D8C" w:rsidRDefault="00832D8C" w:rsidP="00241304">
      <w:pPr>
        <w:rPr>
          <w:lang w:val="en-GB"/>
        </w:rPr>
      </w:pPr>
    </w:p>
    <w:p w:rsidR="00241304" w:rsidRDefault="007862E1" w:rsidP="00241304">
      <w:pPr>
        <w:rPr>
          <w:lang w:val="en-GB"/>
        </w:rPr>
      </w:pPr>
      <w:r>
        <w:rPr>
          <w:lang w:val="en-GB"/>
        </w:rPr>
        <w:t>The kinetic and gravitational terms are obvious, and the interaction terms are computed as follows for each interaction between particles:</w:t>
      </w:r>
    </w:p>
    <w:p w:rsidR="00A40A67" w:rsidRPr="00041689" w:rsidRDefault="00FE05A7" w:rsidP="00191B62">
      <w:pPr>
        <w:ind w:left="2124"/>
        <w:rPr>
          <w:lang w:val="en-GB"/>
        </w:rPr>
      </w:pPr>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pn</m:t>
            </m:r>
          </m:sub>
        </m:sSub>
        <m:r>
          <w:rPr>
            <w:rFonts w:ascii="Cambria Math" w:hAnsi="Cambria Math"/>
            <w:lang w:val="en-GB"/>
          </w:rPr>
          <m:t>=a</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n</m:t>
            </m:r>
          </m:sub>
        </m:sSub>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n</m:t>
                    </m:r>
                  </m:sup>
                </m:sSup>
              </m:e>
            </m:d>
          </m:e>
          <m:sup>
            <m:r>
              <w:rPr>
                <w:rFonts w:ascii="Cambria Math" w:hAnsi="Cambria Math"/>
                <w:lang w:val="en-GB"/>
              </w:rPr>
              <m:t>b</m:t>
            </m:r>
          </m:sup>
        </m:sSup>
      </m:oMath>
      <w:proofErr w:type="gramStart"/>
      <w:r w:rsidR="008C3C5A">
        <w:rPr>
          <w:lang w:val="en-GB"/>
        </w:rPr>
        <w:t xml:space="preserve">, </w:t>
      </w:r>
      <m:oMath>
        <m:r>
          <w:rPr>
            <w:rFonts w:ascii="Cambria Math" w:hAnsi="Cambria Math"/>
            <w:sz w:val="18"/>
            <w:szCs w:val="18"/>
            <w:lang w:val="en-GB"/>
          </w:rPr>
          <m:t>a=</m:t>
        </m:r>
        <m:f>
          <m:fPr>
            <m:type m:val="skw"/>
            <m:ctrlPr>
              <w:rPr>
                <w:rFonts w:ascii="Cambria Math" w:hAnsi="Cambria Math"/>
                <w:i/>
                <w:sz w:val="18"/>
                <w:szCs w:val="18"/>
                <w:lang w:val="en-GB"/>
              </w:rPr>
            </m:ctrlPr>
          </m:fPr>
          <m:num>
            <m:r>
              <w:rPr>
                <w:rFonts w:ascii="Cambria Math" w:hAnsi="Cambria Math"/>
                <w:sz w:val="18"/>
                <w:szCs w:val="18"/>
                <w:lang w:val="en-GB"/>
              </w:rPr>
              <m:t>1</m:t>
            </m:r>
          </m:num>
          <m:den>
            <m:r>
              <w:rPr>
                <w:rFonts w:ascii="Cambria Math" w:hAnsi="Cambria Math"/>
                <w:sz w:val="18"/>
                <w:szCs w:val="18"/>
                <w:lang w:val="en-GB"/>
              </w:rPr>
              <m:t>2</m:t>
            </m:r>
          </m:den>
        </m:f>
        <m:r>
          <w:rPr>
            <w:rFonts w:ascii="Cambria Math" w:hAnsi="Cambria Math"/>
            <w:sz w:val="18"/>
            <w:szCs w:val="18"/>
            <w:lang w:val="en-GB"/>
          </w:rPr>
          <m:t>, b=2</m:t>
        </m:r>
      </m:oMath>
      <w:r w:rsidR="008C3C5A" w:rsidRPr="0018444C">
        <w:rPr>
          <w:sz w:val="18"/>
          <w:szCs w:val="18"/>
          <w:lang w:val="en-GB"/>
        </w:rPr>
        <w:t xml:space="preserve"> for </w:t>
      </w:r>
      <w:r w:rsidR="0018444C">
        <w:rPr>
          <w:sz w:val="18"/>
          <w:szCs w:val="18"/>
          <w:lang w:val="en-GB"/>
        </w:rPr>
        <w:t>LM</w:t>
      </w:r>
      <w:r w:rsidR="008C3C5A" w:rsidRPr="0018444C">
        <w:rPr>
          <w:sz w:val="18"/>
          <w:szCs w:val="18"/>
          <w:lang w:val="en-GB"/>
        </w:rPr>
        <w:t xml:space="preserve"> and </w:t>
      </w:r>
      <m:oMath>
        <m:r>
          <w:rPr>
            <w:rFonts w:ascii="Cambria Math" w:hAnsi="Cambria Math"/>
            <w:sz w:val="18"/>
            <w:szCs w:val="18"/>
            <w:lang w:val="en-GB"/>
          </w:rPr>
          <m:t>a=</m:t>
        </m:r>
        <m:f>
          <m:fPr>
            <m:type m:val="skw"/>
            <m:ctrlPr>
              <w:rPr>
                <w:rFonts w:ascii="Cambria Math" w:hAnsi="Cambria Math"/>
                <w:i/>
                <w:sz w:val="18"/>
                <w:szCs w:val="18"/>
                <w:lang w:val="en-GB"/>
              </w:rPr>
            </m:ctrlPr>
          </m:fPr>
          <m:num>
            <m:r>
              <w:rPr>
                <w:rFonts w:ascii="Cambria Math" w:hAnsi="Cambria Math"/>
                <w:sz w:val="18"/>
                <w:szCs w:val="18"/>
                <w:lang w:val="en-GB"/>
              </w:rPr>
              <m:t>2</m:t>
            </m:r>
          </m:num>
          <m:den>
            <m:r>
              <w:rPr>
                <w:rFonts w:ascii="Cambria Math" w:hAnsi="Cambria Math"/>
                <w:sz w:val="18"/>
                <w:szCs w:val="18"/>
                <w:lang w:val="en-GB"/>
              </w:rPr>
              <m:t>5</m:t>
            </m:r>
          </m:den>
        </m:f>
        <m:r>
          <w:rPr>
            <w:rFonts w:ascii="Cambria Math" w:hAnsi="Cambria Math"/>
            <w:sz w:val="18"/>
            <w:szCs w:val="18"/>
            <w:lang w:val="en-GB"/>
          </w:rPr>
          <m:t>, b=</m:t>
        </m:r>
        <m:f>
          <m:fPr>
            <m:type m:val="skw"/>
            <m:ctrlPr>
              <w:rPr>
                <w:rFonts w:ascii="Cambria Math" w:hAnsi="Cambria Math"/>
                <w:i/>
                <w:sz w:val="18"/>
                <w:szCs w:val="18"/>
                <w:lang w:val="en-GB"/>
              </w:rPr>
            </m:ctrlPr>
          </m:fPr>
          <m:num>
            <m:r>
              <w:rPr>
                <w:rFonts w:ascii="Cambria Math" w:hAnsi="Cambria Math"/>
                <w:sz w:val="18"/>
                <w:szCs w:val="18"/>
                <w:lang w:val="en-GB"/>
              </w:rPr>
              <m:t>5</m:t>
            </m:r>
          </m:num>
          <m:den>
            <m:r>
              <w:rPr>
                <w:rFonts w:ascii="Cambria Math" w:hAnsi="Cambria Math"/>
                <w:sz w:val="18"/>
                <w:szCs w:val="18"/>
                <w:lang w:val="en-GB"/>
              </w:rPr>
              <m:t>2</m:t>
            </m:r>
          </m:den>
        </m:f>
      </m:oMath>
      <w:r w:rsidR="003A1B00" w:rsidRPr="0018444C">
        <w:rPr>
          <w:sz w:val="18"/>
          <w:szCs w:val="18"/>
          <w:lang w:val="en-GB"/>
        </w:rPr>
        <w:t xml:space="preserve"> for </w:t>
      </w:r>
      <w:r w:rsidR="0018444C">
        <w:rPr>
          <w:sz w:val="18"/>
          <w:szCs w:val="18"/>
          <w:lang w:val="en-GB"/>
        </w:rPr>
        <w:t>HM</w:t>
      </w:r>
      <w:r w:rsidR="003A1B00" w:rsidRPr="0018444C">
        <w:rPr>
          <w:sz w:val="18"/>
          <w:szCs w:val="18"/>
          <w:lang w:val="en-GB"/>
        </w:rPr>
        <w:t>.</w:t>
      </w:r>
      <w:proofErr w:type="gramEnd"/>
    </w:p>
    <w:p w:rsidR="00A40A67" w:rsidRPr="00041689" w:rsidRDefault="00FE05A7" w:rsidP="00A40A67">
      <w:pPr>
        <w:ind w:left="2124"/>
        <w:rPr>
          <w:lang w:val="en-GB"/>
        </w:rPr>
      </w:pPr>
      <m:oMathPara>
        <m:oMathParaPr>
          <m:jc m:val="left"/>
        </m:oMathParaP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vn</m:t>
              </m:r>
            </m:sub>
          </m:sSub>
          <m:r>
            <w:rPr>
              <w:rFonts w:ascii="Cambria Math" w:hAnsi="Cambria Math"/>
              <w:lang w:val="en-GB"/>
            </w:rPr>
            <m:t>=</m:t>
          </m:r>
          <w:commentRangeStart w:id="90"/>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w:commentRangeEnd w:id="90"/>
          <m:r>
            <m:rPr>
              <m:sty m:val="p"/>
            </m:rPr>
            <w:rPr>
              <w:rStyle w:val="Kommentarzeichen"/>
            </w:rPr>
            <w:commentReference w:id="90"/>
          </m:r>
          <m:sSup>
            <m:sSupPr>
              <m:ctrlPr>
                <w:rPr>
                  <w:rFonts w:ascii="Cambria Math" w:hAnsi="Cambria Math"/>
                  <w:i/>
                  <w:lang w:val="en-GB"/>
                </w:rPr>
              </m:ctrlPr>
            </m:sSupPr>
            <m:e>
              <m:r>
                <w:rPr>
                  <w:rFonts w:ascii="Cambria Math" w:hAnsi="Cambria Math"/>
                  <w:lang w:val="en-GB"/>
                </w:rPr>
                <m:t>γ</m:t>
              </m:r>
            </m:e>
            <m:sup>
              <m:r>
                <w:rPr>
                  <w:rFonts w:ascii="Cambria Math" w:hAnsi="Cambria Math"/>
                  <w:lang w:val="en-GB"/>
                </w:rPr>
                <m:t>n</m:t>
              </m:r>
            </m:sup>
          </m:sSup>
          <m:sSup>
            <m:sSupPr>
              <m:ctrlPr>
                <w:rPr>
                  <w:rFonts w:ascii="Cambria Math" w:hAnsi="Cambria Math"/>
                  <w:i/>
                  <w:lang w:val="en-GB"/>
                </w:rPr>
              </m:ctrlPr>
            </m:sSupPr>
            <m:e>
              <m:d>
                <m:dPr>
                  <m:ctrlPr>
                    <w:rPr>
                      <w:rFonts w:ascii="Cambria Math" w:hAnsi="Cambria Math"/>
                      <w:i/>
                      <w:lang w:val="en-GB"/>
                    </w:rPr>
                  </m:ctrlPr>
                </m:dPr>
                <m:e>
                  <m:acc>
                    <m:accPr>
                      <m:chr m:val="̇"/>
                      <m:ctrlPr>
                        <w:rPr>
                          <w:rFonts w:ascii="Cambria Math" w:hAnsi="Cambria Math"/>
                          <w:i/>
                          <w:lang w:val="en-GB"/>
                        </w:rPr>
                      </m:ctrlPr>
                    </m:accPr>
                    <m:e>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n</m:t>
                          </m:r>
                        </m:sup>
                      </m:sSup>
                    </m:e>
                  </m:acc>
                </m:e>
              </m:d>
            </m:e>
            <m:sup>
              <m:r>
                <w:rPr>
                  <w:rFonts w:ascii="Cambria Math" w:hAnsi="Cambria Math"/>
                  <w:lang w:val="en-GB"/>
                </w:rPr>
                <m:t>2</m:t>
              </m:r>
            </m:sup>
          </m:sSup>
          <m:r>
            <m:rPr>
              <m:sty m:val="p"/>
            </m:rPr>
            <w:rPr>
              <w:rFonts w:ascii="Cambria Math" w:hAnsi="Cambria Math"/>
              <w:lang w:val="en-GB"/>
            </w:rPr>
            <m:t>Δ</m:t>
          </m:r>
          <m:r>
            <w:rPr>
              <w:rFonts w:ascii="Cambria Math" w:hAnsi="Cambria Math"/>
              <w:lang w:val="en-GB"/>
            </w:rPr>
            <m:t>t</m:t>
          </m:r>
        </m:oMath>
      </m:oMathPara>
    </w:p>
    <w:p w:rsidR="00241304" w:rsidRPr="00041689" w:rsidRDefault="00241304" w:rsidP="00241304">
      <w:pPr>
        <w:ind w:left="2124"/>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e</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en</m:t>
                  </m:r>
                </m:sub>
                <m:sup>
                  <m:r>
                    <w:rPr>
                      <w:rFonts w:ascii="Cambria Math" w:hAnsi="Cambria Math"/>
                      <w:lang w:val="en-GB"/>
                    </w:rPr>
                    <m:t>t</m:t>
                  </m:r>
                </m:sup>
              </m:sSubSup>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d</m:t>
                  </m:r>
                </m:sub>
                <m:sup>
                  <m:r>
                    <w:rPr>
                      <w:rFonts w:ascii="Cambria Math" w:hAnsi="Cambria Math"/>
                      <w:lang w:val="en-GB"/>
                    </w:rPr>
                    <m:t>t</m:t>
                  </m:r>
                </m:sup>
              </m:sSubSup>
            </m:e>
          </m:acc>
        </m:oMath>
      </m:oMathPara>
    </w:p>
    <w:p w:rsidR="00241304" w:rsidRPr="00041689" w:rsidRDefault="00241304" w:rsidP="00241304">
      <w:pPr>
        <w:ind w:left="2124"/>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v</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v</m:t>
                  </m:r>
                </m:sub>
                <m:sup>
                  <m:r>
                    <w:rPr>
                      <w:rFonts w:ascii="Cambria Math" w:hAnsi="Cambria Math"/>
                      <w:lang w:val="en-GB"/>
                    </w:rPr>
                    <m:t>t</m:t>
                  </m:r>
                </m:sup>
              </m:sSubSup>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d</m:t>
                  </m:r>
                </m:sub>
                <m:sup>
                  <m:r>
                    <w:rPr>
                      <w:rFonts w:ascii="Cambria Math" w:hAnsi="Cambria Math"/>
                      <w:lang w:val="en-GB"/>
                    </w:rPr>
                    <m:t>t</m:t>
                  </m:r>
                </m:sup>
              </m:sSubSup>
            </m:e>
          </m:acc>
        </m:oMath>
      </m:oMathPara>
    </w:p>
    <w:p w:rsidR="00241304" w:rsidRPr="00041689" w:rsidRDefault="00241304" w:rsidP="00241304">
      <w:pPr>
        <w:ind w:left="2124"/>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f</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sn</m:t>
                  </m:r>
                </m:sub>
                <m:sup>
                  <m:r>
                    <w:rPr>
                      <w:rFonts w:ascii="Cambria Math" w:hAnsi="Cambria Math"/>
                      <w:lang w:val="en-GB"/>
                    </w:rPr>
                    <m:t>t</m:t>
                  </m:r>
                </m:sup>
              </m:sSubSup>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s</m:t>
                  </m:r>
                </m:sub>
                <m:sup>
                  <m:r>
                    <w:rPr>
                      <w:rFonts w:ascii="Cambria Math" w:hAnsi="Cambria Math"/>
                      <w:lang w:val="en-GB"/>
                    </w:rPr>
                    <m:t>t</m:t>
                  </m:r>
                </m:sup>
              </m:sSubSup>
            </m:e>
          </m:acc>
        </m:oMath>
      </m:oMathPara>
    </w:p>
    <w:p w:rsidR="00241304" w:rsidRPr="007D34EC" w:rsidRDefault="00241304" w:rsidP="007D34EC">
      <w:pPr>
        <w:rPr>
          <w:lang w:val="en-GB"/>
        </w:rPr>
      </w:pPr>
    </w:p>
    <w:p w:rsidR="007603C3" w:rsidRDefault="009137FD" w:rsidP="00937A41">
      <w:pPr>
        <w:pStyle w:val="berschrift1"/>
        <w:numPr>
          <w:ilvl w:val="0"/>
          <w:numId w:val="1"/>
        </w:numPr>
        <w:rPr>
          <w:lang w:val="en-GB"/>
        </w:rPr>
      </w:pPr>
      <w:r>
        <w:rPr>
          <w:lang w:val="en-GB"/>
        </w:rPr>
        <w:t>The proposed model</w:t>
      </w:r>
      <w:r w:rsidR="00FD67C1">
        <w:rPr>
          <w:lang w:val="en-GB"/>
        </w:rPr>
        <w:t xml:space="preserve"> (How shall we call it?)</w:t>
      </w:r>
    </w:p>
    <w:p w:rsidR="00C64B11" w:rsidRDefault="00C64B11" w:rsidP="00FD008D">
      <w:pPr>
        <w:rPr>
          <w:lang w:val="en-GB"/>
        </w:rPr>
      </w:pPr>
    </w:p>
    <w:p w:rsidR="00ED361E" w:rsidRDefault="00857493" w:rsidP="00ED361E">
      <w:pPr>
        <w:numPr>
          <w:ilvl w:val="1"/>
          <w:numId w:val="1"/>
        </w:numPr>
        <w:rPr>
          <w:lang w:val="en-GB"/>
        </w:rPr>
      </w:pPr>
      <w:r>
        <w:rPr>
          <w:lang w:val="en-GB"/>
        </w:rPr>
        <w:t>Normal</w:t>
      </w:r>
      <w:r w:rsidR="00ED361E">
        <w:rPr>
          <w:lang w:val="en-GB"/>
        </w:rPr>
        <w:t xml:space="preserve"> force model</w:t>
      </w:r>
      <w:r w:rsidR="004F7B70">
        <w:rPr>
          <w:lang w:val="en-GB"/>
        </w:rPr>
        <w:t>.</w:t>
      </w:r>
    </w:p>
    <w:p w:rsidR="00801C16" w:rsidRDefault="00801C16" w:rsidP="00801C16">
      <w:pPr>
        <w:rPr>
          <w:lang w:val="en-GB"/>
        </w:rPr>
      </w:pPr>
      <w:commentRangeStart w:id="91"/>
      <w:r>
        <w:rPr>
          <w:lang w:val="en-GB"/>
        </w:rPr>
        <w:t>Describe the normal force model.</w:t>
      </w:r>
      <w:commentRangeEnd w:id="91"/>
      <w:r w:rsidR="00471159">
        <w:rPr>
          <w:rStyle w:val="Kommentarzeichen"/>
        </w:rPr>
        <w:commentReference w:id="91"/>
      </w:r>
    </w:p>
    <w:p w:rsidR="00801C16" w:rsidRPr="00801C16" w:rsidRDefault="00801C16" w:rsidP="00801C16">
      <w:pPr>
        <w:rPr>
          <w:lang w:val="en-GB"/>
        </w:rPr>
      </w:pPr>
    </w:p>
    <w:p w:rsidR="00857493" w:rsidRDefault="00857493" w:rsidP="00ED361E">
      <w:pPr>
        <w:numPr>
          <w:ilvl w:val="1"/>
          <w:numId w:val="1"/>
        </w:numPr>
        <w:rPr>
          <w:lang w:val="en-GB"/>
        </w:rPr>
      </w:pPr>
      <w:r>
        <w:rPr>
          <w:lang w:val="en-GB"/>
        </w:rPr>
        <w:t>Tangential force model.</w:t>
      </w:r>
    </w:p>
    <w:p w:rsidR="00ED361E" w:rsidRDefault="00ED361E" w:rsidP="00ED361E">
      <w:pPr>
        <w:rPr>
          <w:lang w:val="en-GB"/>
        </w:rPr>
      </w:pPr>
    </w:p>
    <w:p w:rsidR="00ED361E" w:rsidRDefault="00ED361E" w:rsidP="00ED361E">
      <w:pPr>
        <w:rPr>
          <w:lang w:val="en-GB"/>
        </w:rPr>
      </w:pPr>
      <w:r>
        <w:rPr>
          <w:lang w:val="en-GB"/>
        </w:rPr>
        <w:t xml:space="preserve">The force calculation is </w:t>
      </w:r>
      <w:del w:id="92" w:author="ZID" w:date="2011-08-22T22:43:00Z">
        <w:r w:rsidDel="00471159">
          <w:rPr>
            <w:lang w:val="en-GB"/>
          </w:rPr>
          <w:delText xml:space="preserve">made </w:delText>
        </w:r>
      </w:del>
      <w:ins w:id="93" w:author="ZID" w:date="2011-08-22T22:43:00Z">
        <w:r w:rsidR="00471159">
          <w:rPr>
            <w:lang w:val="en-GB"/>
          </w:rPr>
          <w:t>performed</w:t>
        </w:r>
        <w:r w:rsidR="00471159">
          <w:rPr>
            <w:lang w:val="en-GB"/>
          </w:rPr>
          <w:t xml:space="preserve"> </w:t>
        </w:r>
      </w:ins>
      <w:r>
        <w:rPr>
          <w:lang w:val="en-GB"/>
        </w:rPr>
        <w:t>in an incremental way for both the linear and the non linear spring model</w:t>
      </w:r>
      <w:ins w:id="94" w:author="ZID" w:date="2011-08-22T22:43:00Z">
        <w:r w:rsidR="00471159">
          <w:rPr>
            <w:lang w:val="en-GB"/>
          </w:rPr>
          <w:t>:</w:t>
        </w:r>
      </w:ins>
      <w:del w:id="95" w:author="ZID" w:date="2011-08-22T22:43:00Z">
        <w:r w:rsidDel="00471159">
          <w:rPr>
            <w:lang w:val="en-GB"/>
          </w:rPr>
          <w:delText>.</w:delText>
        </w:r>
      </w:del>
    </w:p>
    <w:p w:rsidR="00ED361E" w:rsidRPr="00ED361E" w:rsidRDefault="00ED361E" w:rsidP="00ED361E">
      <w:pPr>
        <w:rPr>
          <w:lang w:val="en-GB"/>
        </w:rPr>
      </w:pPr>
    </w:p>
    <w:p w:rsidR="00ED361E" w:rsidRDefault="00FE05A7" w:rsidP="00675017">
      <w:pPr>
        <w:ind w:left="2124"/>
        <w:rPr>
          <w:lang w:val="en-GB"/>
        </w:rPr>
      </w:pPr>
      <m:oMathPara>
        <m:oMathParaPr>
          <m:jc m:val="left"/>
        </m:oMathParaPr>
        <m:oMath>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new</m:t>
              </m:r>
            </m:sub>
            <m:sup>
              <m:r>
                <w:rPr>
                  <w:rFonts w:ascii="Cambria Math" w:hAnsi="Cambria Math"/>
                  <w:lang w:val="en-GB"/>
                </w:rPr>
                <m:t>t</m:t>
              </m:r>
            </m:sup>
          </m:sSubSup>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o</m:t>
              </m:r>
              <m:r>
                <w:rPr>
                  <w:rFonts w:ascii="Cambria Math" w:hAnsi="Cambria Math"/>
                  <w:lang w:val="en-GB"/>
                </w:rPr>
                <m:t>ld</m:t>
              </m:r>
            </m:sub>
            <m:sup>
              <m:r>
                <w:rPr>
                  <w:rFonts w:ascii="Cambria Math" w:hAnsi="Cambria Math"/>
                  <w:lang w:val="en-GB"/>
                </w:rPr>
                <m:t>t</m:t>
              </m:r>
            </m:sup>
          </m:sSubSup>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t</m:t>
              </m:r>
            </m:sup>
          </m:sSup>
          <w:ins w:id="96" w:author="ZID" w:date="2011-08-22T22:43:00Z">
            <m:r>
              <w:rPr>
                <w:rFonts w:ascii="Cambria Math" w:hAnsi="Cambria Math"/>
                <w:lang w:val="en-GB"/>
              </w:rPr>
              <m:t>.</m:t>
            </m:r>
          </w:ins>
        </m:oMath>
      </m:oMathPara>
    </w:p>
    <w:p w:rsidR="00516107" w:rsidRDefault="008E6537" w:rsidP="00834C7C">
      <w:pPr>
        <w:rPr>
          <w:lang w:val="en-GB"/>
        </w:rPr>
      </w:pPr>
      <w:r>
        <w:rPr>
          <w:lang w:val="en-GB"/>
        </w:rPr>
        <w:t xml:space="preserve">The tangential deformation in the contact patch </w:t>
      </w:r>
      <w:del w:id="97" w:author="ZID" w:date="2011-08-22T22:43:00Z">
        <w:r w:rsidDel="00471159">
          <w:rPr>
            <w:lang w:val="en-GB"/>
          </w:rPr>
          <w:delText xml:space="preserve">is </w:delText>
        </w:r>
      </w:del>
      <w:ins w:id="98" w:author="ZID" w:date="2011-08-22T22:43:00Z">
        <w:r w:rsidR="00471159">
          <w:rPr>
            <w:lang w:val="en-GB"/>
          </w:rPr>
          <w:t>can be</w:t>
        </w:r>
        <w:r w:rsidR="00471159">
          <w:rPr>
            <w:lang w:val="en-GB"/>
          </w:rPr>
          <w:t xml:space="preserve"> </w:t>
        </w:r>
      </w:ins>
      <w:r>
        <w:rPr>
          <w:lang w:val="en-GB"/>
        </w:rPr>
        <w:t xml:space="preserve">modelled </w:t>
      </w:r>
      <w:ins w:id="99" w:author="ZID" w:date="2011-08-22T22:44:00Z">
        <w:r w:rsidR="00471159">
          <w:rPr>
            <w:lang w:val="en-GB"/>
          </w:rPr>
          <w:t>as</w:t>
        </w:r>
        <w:r w:rsidR="00471159">
          <w:rPr>
            <w:lang w:val="en-GB"/>
          </w:rPr>
          <w:t xml:space="preserve"> </w:t>
        </w:r>
      </w:ins>
      <w:r>
        <w:rPr>
          <w:lang w:val="en-GB"/>
        </w:rPr>
        <w:t>(</w:t>
      </w:r>
      <w:proofErr w:type="spellStart"/>
      <w:r>
        <w:rPr>
          <w:lang w:val="en-GB"/>
        </w:rPr>
        <w:t>Brendel</w:t>
      </w:r>
      <w:proofErr w:type="spellEnd"/>
      <w:r>
        <w:rPr>
          <w:lang w:val="en-GB"/>
        </w:rPr>
        <w:t xml:space="preserve"> and </w:t>
      </w:r>
      <w:proofErr w:type="spellStart"/>
      <w:r>
        <w:rPr>
          <w:lang w:val="en-GB"/>
        </w:rPr>
        <w:t>Dippel</w:t>
      </w:r>
      <w:proofErr w:type="spellEnd"/>
      <w:r>
        <w:rPr>
          <w:lang w:val="en-GB"/>
        </w:rPr>
        <w:t xml:space="preserve"> 1998)</w:t>
      </w:r>
      <w:del w:id="100" w:author="ZID" w:date="2011-08-22T22:44:00Z">
        <w:r w:rsidDel="00471159">
          <w:rPr>
            <w:lang w:val="en-GB"/>
          </w:rPr>
          <w:delText xml:space="preserve"> as</w:delText>
        </w:r>
      </w:del>
      <w:r>
        <w:rPr>
          <w:lang w:val="en-GB"/>
        </w:rPr>
        <w:t>:</w:t>
      </w:r>
    </w:p>
    <w:p w:rsidR="008E6537" w:rsidRDefault="00FE05A7" w:rsidP="00675017">
      <w:pPr>
        <w:ind w:left="2124"/>
        <w:rPr>
          <w:lang w:val="en-GB"/>
        </w:rPr>
      </w:pPr>
      <m:oMathPara>
        <m:oMathParaPr>
          <m:jc m:val="left"/>
        </m:oMathParaPr>
        <m:oMath>
          <w:commentRangeStart w:id="101"/>
          <m:acc>
            <m:accPr>
              <m:chr m:val="⃗"/>
              <m:ctrlPr>
                <w:rPr>
                  <w:rFonts w:ascii="Cambria Math" w:hAnsi="Cambria Math"/>
                  <w:i/>
                  <w:lang w:val="en-GB"/>
                </w:rPr>
              </m:ctrlPr>
            </m:accPr>
            <m:e>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d>
            <m:dPr>
              <m:ctrlPr>
                <w:rPr>
                  <w:rFonts w:ascii="Cambria Math" w:hAnsi="Cambria Math"/>
                  <w:i/>
                  <w:lang w:val="en-GB"/>
                </w:rPr>
              </m:ctrlPr>
            </m:dPr>
            <m:e>
              <m:r>
                <w:rPr>
                  <w:rFonts w:ascii="Cambria Math" w:hAnsi="Cambria Math"/>
                  <w:lang w:val="en-GB"/>
                </w:rPr>
                <m:t>t</m:t>
              </m:r>
              <w:ins w:id="102" w:author="ZID" w:date="2011-08-22T22:44:00Z">
                <m:r>
                  <w:rPr>
                    <w:rFonts w:ascii="Cambria Math" w:hAnsi="Cambria Math"/>
                    <w:lang w:val="en-GB"/>
                  </w:rPr>
                  <m:t>+dt</m:t>
                </m:r>
              </w:ins>
            </m:e>
          </m:d>
          <m:r>
            <w:rPr>
              <w:rFonts w:ascii="Cambria Math" w:hAnsi="Cambria Math"/>
              <w:lang w:val="en-GB"/>
            </w:rPr>
            <m:t xml:space="preserve">= </m:t>
          </m:r>
          <m:acc>
            <m:accPr>
              <m:chr m:val="⃗"/>
              <m:ctrlPr>
                <w:rPr>
                  <w:rFonts w:ascii="Cambria Math" w:hAnsi="Cambria Math"/>
                  <w:i/>
                  <w:lang w:val="en-GB"/>
                </w:rPr>
              </m:ctrlPr>
            </m:accPr>
            <m:e>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w:del w:id="103" w:author="ZID" w:date="2011-08-22T22:44:00Z">
                    <m:r>
                      <w:rPr>
                        <w:rFonts w:ascii="Cambria Math" w:hAnsi="Cambria Math"/>
                        <w:lang w:val="en-GB"/>
                      </w:rPr>
                      <m:t>0</m:t>
                    </m:r>
                  </w:del>
                </m:sub>
              </m:sSub>
            </m:e>
          </m:d>
          <m:r>
            <w:rPr>
              <w:rFonts w:ascii="Cambria Math" w:hAnsi="Cambria Math"/>
              <w:lang w:val="en-GB"/>
            </w:rPr>
            <m:t>+</m:t>
          </m:r>
          <m:nary>
            <m:naryPr>
              <m:limLoc m:val="subSup"/>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sub>
            <m:sup>
              <m:r>
                <w:rPr>
                  <w:rFonts w:ascii="Cambria Math" w:hAnsi="Cambria Math"/>
                  <w:lang w:val="en-GB"/>
                </w:rPr>
                <m:t>t</m:t>
              </m:r>
            </m:sup>
            <m:e>
              <m:acc>
                <m:accPr>
                  <m:chr m:val="⃗"/>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rt</m:t>
                      </m:r>
                    </m:sub>
                  </m:sSub>
                </m:e>
              </m:acc>
              <m:r>
                <w:rPr>
                  <w:rFonts w:ascii="Cambria Math" w:hAnsi="Cambria Math"/>
                  <w:lang w:val="en-GB"/>
                </w:rPr>
                <m:t xml:space="preserve"> dt</m:t>
              </m:r>
            </m:e>
          </m:nary>
          <w:commentRangeEnd w:id="101"/>
          <m:r>
            <m:rPr>
              <m:sty m:val="p"/>
            </m:rPr>
            <w:rPr>
              <w:rStyle w:val="Kommentarzeichen"/>
            </w:rPr>
            <w:commentReference w:id="101"/>
          </m:r>
        </m:oMath>
      </m:oMathPara>
    </w:p>
    <w:p w:rsidR="00184EF9" w:rsidRDefault="00184EF9" w:rsidP="00834C7C">
      <w:pPr>
        <w:rPr>
          <w:lang w:val="en-GB"/>
        </w:rPr>
      </w:pPr>
      <w:r>
        <w:rPr>
          <w:lang w:val="en-GB"/>
        </w:rPr>
        <w:t xml:space="preserve">In the numerical implementation we have </w:t>
      </w:r>
      <m:oMath>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0</m:t>
                </m:r>
              </m:sub>
              <m:sup>
                <m:r>
                  <w:rPr>
                    <w:rFonts w:ascii="Cambria Math" w:hAnsi="Cambria Math"/>
                    <w:lang w:val="en-GB"/>
                  </w:rPr>
                  <m:t>t</m:t>
                </m:r>
              </m:sup>
            </m:sSubSup>
          </m:e>
        </m:acc>
      </m:oMath>
      <w:r>
        <w:rPr>
          <w:lang w:val="en-GB"/>
        </w:rPr>
        <w:t xml:space="preserve"> as the previous tangential deformation in the contact patch, and related to this value, the elastic tangential </w:t>
      </w:r>
      <w:r w:rsidR="004D5A33">
        <w:rPr>
          <w:lang w:val="en-GB"/>
        </w:rPr>
        <w:t>force</w:t>
      </w:r>
      <w:r w:rsidR="00F54A21">
        <w:rPr>
          <w:lang w:val="en-GB"/>
        </w:rPr>
        <w:t>, stored in the incremental Hertz-</w:t>
      </w:r>
      <w:proofErr w:type="spellStart"/>
      <w:r w:rsidR="00F54A21">
        <w:rPr>
          <w:lang w:val="en-GB"/>
        </w:rPr>
        <w:t>Mindlin</w:t>
      </w:r>
      <w:proofErr w:type="spellEnd"/>
      <w:r w:rsidR="00F54A21">
        <w:rPr>
          <w:lang w:val="en-GB"/>
        </w:rPr>
        <w:t xml:space="preserve"> model, and calculated as</w:t>
      </w:r>
      <w:r w:rsidR="00A97CC4">
        <w:rPr>
          <w:lang w:val="en-GB"/>
        </w:rPr>
        <w:t xml:space="preserve"> </w:t>
      </w:r>
      <m:oMath>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r>
          <w:rPr>
            <w:rFonts w:ascii="Cambria Math" w:hAnsi="Cambria Math"/>
            <w:lang w:val="en-GB"/>
          </w:rPr>
          <m:t>= -</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t</m:t>
            </m:r>
          </m:sub>
        </m:sSub>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0</m:t>
                </m:r>
              </m:sub>
              <m:sup>
                <m:r>
                  <w:rPr>
                    <w:rFonts w:ascii="Cambria Math" w:hAnsi="Cambria Math"/>
                    <w:lang w:val="en-GB"/>
                  </w:rPr>
                  <m:t>t</m:t>
                </m:r>
              </m:sup>
            </m:sSubSup>
          </m:e>
        </m:acc>
      </m:oMath>
      <w:r w:rsidR="00F54A21">
        <w:rPr>
          <w:lang w:val="en-GB"/>
        </w:rPr>
        <w:t xml:space="preserve"> in the Linear Model</w:t>
      </w:r>
      <w:ins w:id="104" w:author="ZID" w:date="2011-08-22T22:47:00Z">
        <w:r w:rsidR="00587B67">
          <w:rPr>
            <w:lang w:val="en-GB"/>
          </w:rPr>
          <w:t>.</w:t>
        </w:r>
      </w:ins>
    </w:p>
    <w:p w:rsidR="006D7298" w:rsidRDefault="006D7298" w:rsidP="006D7298">
      <w:pPr>
        <w:rPr>
          <w:lang w:val="en-GB"/>
        </w:rPr>
      </w:pPr>
      <w:r>
        <w:rPr>
          <w:lang w:val="en-GB"/>
        </w:rPr>
        <w:lastRenderedPageBreak/>
        <w:t xml:space="preserve">In the new time step, the tangential displacement increment is given </w:t>
      </w:r>
      <w:proofErr w:type="gramStart"/>
      <w:r w:rsidR="004D5A33">
        <w:rPr>
          <w:lang w:val="en-GB"/>
        </w:rPr>
        <w:t xml:space="preserve">by </w:t>
      </w:r>
      <m:oMath>
        <w:proofErr w:type="gramEnd"/>
        <m:acc>
          <m:accPr>
            <m:chr m:val="⃗"/>
            <m:ctrlPr>
              <w:rPr>
                <w:rFonts w:ascii="Cambria Math" w:hAnsi="Cambria Math"/>
                <w:i/>
                <w:lang w:val="en-GB"/>
              </w:rPr>
            </m:ctrlPr>
          </m:accPr>
          <m:e>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r>
          <w:rPr>
            <w:rFonts w:ascii="Cambria Math" w:hAnsi="Cambria Math"/>
            <w:lang w:val="en-GB"/>
          </w:rPr>
          <m:t xml:space="preserve">= </m:t>
        </m:r>
        <m:acc>
          <m:accPr>
            <m:chr m:val="⃗"/>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rt</m:t>
                </m:r>
              </m:sub>
            </m:sSub>
          </m:e>
        </m:acc>
        <m:r>
          <w:rPr>
            <w:rFonts w:ascii="Cambria Math" w:hAnsi="Cambria Math"/>
            <w:lang w:val="en-GB"/>
          </w:rPr>
          <m:t xml:space="preserve"> ∆t</m:t>
        </m:r>
      </m:oMath>
      <w:r w:rsidR="00AD66D3">
        <w:rPr>
          <w:lang w:val="en-GB"/>
        </w:rPr>
        <w:t>.</w:t>
      </w:r>
      <w:r>
        <w:rPr>
          <w:lang w:val="en-GB"/>
        </w:rPr>
        <w:t xml:space="preserve"> </w:t>
      </w:r>
      <w:r w:rsidR="00AD66D3">
        <w:rPr>
          <w:lang w:val="en-GB"/>
        </w:rPr>
        <w:t>T</w:t>
      </w:r>
      <w:r>
        <w:rPr>
          <w:lang w:val="en-GB"/>
        </w:rPr>
        <w:t>he tangential force increment on the contact patch is</w:t>
      </w:r>
      <w:r w:rsidR="00DE1610">
        <w:rPr>
          <w:lang w:val="en-GB"/>
        </w:rPr>
        <w:t xml:space="preserve"> composed by the elastic and the viscous </w:t>
      </w:r>
      <w:r w:rsidR="00AD66D3">
        <w:rPr>
          <w:lang w:val="en-GB"/>
        </w:rPr>
        <w:t>terms</w:t>
      </w:r>
      <w:r w:rsidR="00DE1610">
        <w:rPr>
          <w:lang w:val="en-GB"/>
        </w:rPr>
        <w:t>.</w:t>
      </w:r>
    </w:p>
    <w:p w:rsidR="006D7298" w:rsidRDefault="00FE05A7" w:rsidP="00675017">
      <w:pPr>
        <w:ind w:left="2124"/>
        <w:rPr>
          <w:lang w:val="en-GB"/>
        </w:rPr>
      </w:pPr>
      <m:oMathPara>
        <m:oMathParaPr>
          <m:jc m:val="left"/>
        </m:oMathParaPr>
        <m:oMath>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t</m:t>
                  </m:r>
                </m:sup>
              </m:sSup>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m:t>
                  </m:r>
                </m:sub>
                <m:sup>
                  <m:r>
                    <w:rPr>
                      <w:rFonts w:ascii="Cambria Math" w:hAnsi="Cambria Math"/>
                      <w:lang w:val="en-GB"/>
                    </w:rPr>
                    <m:t>t</m:t>
                  </m:r>
                </m:sup>
              </m:sSubSup>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v</m:t>
                  </m:r>
                </m:sub>
                <m:sup>
                  <m:r>
                    <w:rPr>
                      <w:rFonts w:ascii="Cambria Math" w:hAnsi="Cambria Math"/>
                      <w:lang w:val="en-GB"/>
                    </w:rPr>
                    <m:t>t</m:t>
                  </m:r>
                </m:sup>
              </m:sSubSup>
            </m:e>
          </m:acc>
          <m:r>
            <w:rPr>
              <w:rFonts w:ascii="Cambria Math" w:hAnsi="Cambria Math"/>
              <w:lang w:val="en-GB"/>
            </w:rPr>
            <m:t>=-</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t</m:t>
              </m:r>
            </m:sub>
          </m:sSub>
          <m:acc>
            <m:accPr>
              <m:chr m:val="⃗"/>
              <m:ctrlPr>
                <w:rPr>
                  <w:rFonts w:ascii="Cambria Math" w:hAnsi="Cambria Math"/>
                  <w:i/>
                  <w:lang w:val="en-GB"/>
                </w:rPr>
              </m:ctrlPr>
            </m:accPr>
            <m:e>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r>
            <w:rPr>
              <w:rFonts w:ascii="Cambria Math" w:hAnsi="Cambria Math"/>
              <w:lang w:val="en-GB"/>
            </w:rPr>
            <m:t>-</m:t>
          </m:r>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t</m:t>
              </m:r>
            </m:sub>
          </m:sSub>
          <m:acc>
            <m:accPr>
              <m:chr m:val="⃗"/>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rt</m:t>
                  </m:r>
                </m:sub>
              </m:sSub>
            </m:e>
          </m:acc>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t</m:t>
                  </m:r>
                </m:sub>
              </m:sSub>
              <m:r>
                <w:rPr>
                  <w:rFonts w:ascii="Cambria Math" w:hAnsi="Cambria Math"/>
                  <w:lang w:val="en-GB"/>
                </w:rPr>
                <m:t>∆t+</m:t>
              </m:r>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t</m:t>
                  </m:r>
                </m:sub>
              </m:sSub>
            </m:e>
          </m:d>
          <m:acc>
            <m:accPr>
              <m:chr m:val="⃗"/>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rt</m:t>
                  </m:r>
                </m:sub>
              </m:sSub>
            </m:e>
          </m:acc>
        </m:oMath>
      </m:oMathPara>
    </w:p>
    <w:p w:rsidR="006D7298" w:rsidRDefault="008B35CB" w:rsidP="00834C7C">
      <w:pPr>
        <w:rPr>
          <w:lang w:val="en-GB"/>
        </w:rPr>
      </w:pPr>
      <w:r>
        <w:rPr>
          <w:lang w:val="en-GB"/>
        </w:rPr>
        <w:t>The values for the new time step are:</w:t>
      </w:r>
    </w:p>
    <w:p w:rsidR="008B35CB" w:rsidRDefault="00FE05A7" w:rsidP="00675017">
      <w:pPr>
        <w:ind w:left="2124"/>
        <w:rPr>
          <w:lang w:val="en-GB"/>
        </w:rPr>
      </w:pPr>
      <m:oMathPara>
        <m:oMathParaPr>
          <m:jc m:val="left"/>
        </m:oMathParaPr>
        <m:oMath>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n</m:t>
                  </m:r>
                </m:sub>
                <m:sup>
                  <m:r>
                    <w:rPr>
                      <w:rFonts w:ascii="Cambria Math" w:hAnsi="Cambria Math"/>
                      <w:lang w:val="en-GB"/>
                    </w:rPr>
                    <m:t>t</m:t>
                  </m:r>
                </m:sup>
              </m:sSubSup>
            </m:e>
          </m:acc>
          <m:r>
            <w:rPr>
              <w:rFonts w:ascii="Cambria Math" w:hAnsi="Cambria Math"/>
              <w:lang w:val="en-GB"/>
            </w:rPr>
            <m:t xml:space="preserve">= </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0</m:t>
                  </m:r>
                </m:sub>
                <m:sup>
                  <m:r>
                    <w:rPr>
                      <w:rFonts w:ascii="Cambria Math" w:hAnsi="Cambria Math"/>
                      <w:lang w:val="en-GB"/>
                    </w:rPr>
                    <m:t>t</m:t>
                  </m:r>
                </m:sup>
              </m:sSubSup>
            </m:e>
          </m:acc>
          <m:r>
            <w:rPr>
              <w:rFonts w:ascii="Cambria Math" w:hAnsi="Cambria Math"/>
              <w:lang w:val="en-GB"/>
            </w:rPr>
            <m:t>+</m:t>
          </m:r>
          <m:acc>
            <m:accPr>
              <m:chr m:val="⃗"/>
              <m:ctrlPr>
                <w:rPr>
                  <w:rFonts w:ascii="Cambria Math" w:hAnsi="Cambria Math"/>
                  <w:i/>
                  <w:lang w:val="en-GB"/>
                </w:rPr>
              </m:ctrlPr>
            </m:accPr>
            <m:e>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oMath>
      </m:oMathPara>
    </w:p>
    <w:p w:rsidR="00360B5D" w:rsidRDefault="00FE05A7" w:rsidP="00675017">
      <w:pPr>
        <w:ind w:left="2124"/>
        <w:rPr>
          <w:lang w:val="en-GB"/>
        </w:rPr>
      </w:pPr>
      <m:oMathPara>
        <m:oMathParaPr>
          <m:jc m:val="left"/>
        </m:oMathParaPr>
        <m:oMath>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en</m:t>
                  </m:r>
                </m:sub>
                <m:sup>
                  <m:r>
                    <w:rPr>
                      <w:rFonts w:ascii="Cambria Math" w:hAnsi="Cambria Math"/>
                      <w:lang w:val="en-GB"/>
                    </w:rPr>
                    <m:t>t</m:t>
                  </m:r>
                </m:sup>
              </m:sSubSup>
            </m:e>
          </m:acc>
          <m:r>
            <w:rPr>
              <w:rFonts w:ascii="Cambria Math" w:hAnsi="Cambria Math"/>
              <w:lang w:val="en-GB"/>
            </w:rPr>
            <m:t xml:space="preserve">= </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m:t>
                  </m:r>
                </m:sub>
                <m:sup>
                  <m:r>
                    <w:rPr>
                      <w:rFonts w:ascii="Cambria Math" w:hAnsi="Cambria Math"/>
                      <w:lang w:val="en-GB"/>
                    </w:rPr>
                    <m:t>t</m:t>
                  </m:r>
                </m:sup>
              </m:sSubSup>
            </m:e>
          </m:acc>
        </m:oMath>
      </m:oMathPara>
    </w:p>
    <w:p w:rsidR="00360B5D" w:rsidRDefault="00FE05A7" w:rsidP="00675017">
      <w:pPr>
        <w:ind w:left="2124"/>
        <w:rPr>
          <w:lang w:val="en-GB"/>
        </w:rPr>
      </w:pPr>
      <m:oMathPara>
        <m:oMathParaPr>
          <m:jc m:val="left"/>
        </m:oMathParaPr>
        <m:oMath>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sn</m:t>
                  </m:r>
                </m:sub>
                <m:sup>
                  <m:r>
                    <w:rPr>
                      <w:rFonts w:ascii="Cambria Math" w:hAnsi="Cambria Math"/>
                      <w:lang w:val="en-GB"/>
                    </w:rPr>
                    <m:t>t</m:t>
                  </m:r>
                </m:sup>
              </m:sSubSup>
            </m:e>
          </m:acc>
          <m:r>
            <w:rPr>
              <w:rFonts w:ascii="Cambria Math" w:hAnsi="Cambria Math"/>
              <w:lang w:val="en-GB"/>
            </w:rPr>
            <m:t xml:space="preserve">= </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t</m:t>
                  </m:r>
                </m:sup>
              </m:sSup>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m:t>
                  </m:r>
                </m:sub>
                <m:sup>
                  <m:r>
                    <w:rPr>
                      <w:rFonts w:ascii="Cambria Math" w:hAnsi="Cambria Math"/>
                      <w:lang w:val="en-GB"/>
                    </w:rPr>
                    <m:t>t</m:t>
                  </m:r>
                </m:sup>
              </m:sSubSup>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v</m:t>
                  </m:r>
                </m:sub>
                <m:sup>
                  <m:r>
                    <w:rPr>
                      <w:rFonts w:ascii="Cambria Math" w:hAnsi="Cambria Math"/>
                      <w:lang w:val="en-GB"/>
                    </w:rPr>
                    <m:t>t</m:t>
                  </m:r>
                </m:sup>
              </m:sSubSup>
            </m:e>
          </m:acc>
        </m:oMath>
      </m:oMathPara>
    </w:p>
    <w:p w:rsidR="008E6C3C" w:rsidRDefault="001C788A" w:rsidP="00834C7C">
      <w:pPr>
        <w:rPr>
          <w:lang w:val="en-GB"/>
        </w:rPr>
      </w:pPr>
      <w:r>
        <w:rPr>
          <w:lang w:val="en-GB"/>
        </w:rPr>
        <w:t xml:space="preserve">This holds </w:t>
      </w:r>
      <w:proofErr w:type="gramStart"/>
      <w:r>
        <w:rPr>
          <w:lang w:val="en-GB"/>
        </w:rPr>
        <w:t>i</w:t>
      </w:r>
      <w:r w:rsidR="00451F4C">
        <w:rPr>
          <w:lang w:val="en-GB"/>
        </w:rPr>
        <w:t xml:space="preserve">f </w:t>
      </w:r>
      <m:oMath>
        <w:proofErr w:type="gramEnd"/>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sn</m:t>
            </m:r>
          </m:sub>
          <m:sup>
            <m:r>
              <w:rPr>
                <w:rFonts w:ascii="Cambria Math" w:hAnsi="Cambria Math"/>
                <w:lang w:val="en-GB"/>
              </w:rPr>
              <m:t>t</m:t>
            </m:r>
          </m:sup>
        </m:sSubSup>
        <m:r>
          <w:rPr>
            <w:rFonts w:ascii="Cambria Math" w:hAnsi="Cambria Math"/>
            <w:lang w:val="en-GB"/>
          </w:rPr>
          <m:t>≤μ</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n</m:t>
            </m:r>
          </m:sup>
        </m:sSup>
      </m:oMath>
      <w:r>
        <w:rPr>
          <w:lang w:val="en-GB"/>
        </w:rPr>
        <w:t>. Then</w:t>
      </w:r>
      <w:r w:rsidR="00451F4C">
        <w:rPr>
          <w:lang w:val="en-GB"/>
        </w:rPr>
        <w:t xml:space="preserve"> </w:t>
      </w:r>
      <w:r>
        <w:rPr>
          <w:lang w:val="en-GB"/>
        </w:rPr>
        <w:t xml:space="preserve">there is </w:t>
      </w:r>
      <w:r w:rsidR="00451F4C">
        <w:rPr>
          <w:lang w:val="en-GB"/>
        </w:rPr>
        <w:t xml:space="preserve">no slipping </w:t>
      </w:r>
      <w:r>
        <w:rPr>
          <w:lang w:val="en-GB"/>
        </w:rPr>
        <w:t>in all the new time step</w:t>
      </w:r>
      <w:r w:rsidR="00451F4C">
        <w:rPr>
          <w:lang w:val="en-GB"/>
        </w:rPr>
        <w:t xml:space="preserve">, and </w:t>
      </w:r>
      <w:proofErr w:type="gramStart"/>
      <w:r w:rsidR="00451F4C">
        <w:rPr>
          <w:lang w:val="en-GB"/>
        </w:rPr>
        <w:t xml:space="preserve">then </w:t>
      </w:r>
      <m:oMath>
        <w:proofErr w:type="gramEnd"/>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d</m:t>
                </m:r>
              </m:sub>
              <m:sup>
                <m:r>
                  <w:rPr>
                    <w:rFonts w:ascii="Cambria Math" w:hAnsi="Cambria Math"/>
                    <w:lang w:val="en-GB"/>
                  </w:rPr>
                  <m:t>t</m:t>
                </m:r>
              </m:sup>
            </m:sSubSup>
          </m:e>
        </m:acc>
        <m:r>
          <w:rPr>
            <w:rFonts w:ascii="Cambria Math" w:hAnsi="Cambria Math"/>
            <w:lang w:val="en-GB"/>
          </w:rPr>
          <m:t xml:space="preserve">= </m:t>
        </m:r>
        <m:acc>
          <m:accPr>
            <m:chr m:val="⃗"/>
            <m:ctrlPr>
              <w:rPr>
                <w:rFonts w:ascii="Cambria Math" w:hAnsi="Cambria Math"/>
                <w:i/>
                <w:lang w:val="en-GB"/>
              </w:rPr>
            </m:ctrlPr>
          </m:accPr>
          <m:e>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oMath>
      <w:r w:rsidR="00451F4C">
        <w:rPr>
          <w:lang w:val="en-GB"/>
        </w:rPr>
        <w:t xml:space="preserve">, and </w:t>
      </w:r>
      <m:oMath>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s</m:t>
                </m:r>
              </m:sub>
              <m:sup>
                <m:r>
                  <w:rPr>
                    <w:rFonts w:ascii="Cambria Math" w:hAnsi="Cambria Math"/>
                    <w:lang w:val="en-GB"/>
                  </w:rPr>
                  <m:t>t</m:t>
                </m:r>
              </m:sup>
            </m:sSubSup>
          </m:e>
        </m:acc>
        <m:r>
          <w:rPr>
            <w:rFonts w:ascii="Cambria Math" w:hAnsi="Cambria Math"/>
            <w:lang w:val="en-GB"/>
          </w:rPr>
          <m:t>= 0</m:t>
        </m:r>
      </m:oMath>
      <w:r w:rsidR="00451F4C">
        <w:rPr>
          <w:lang w:val="en-GB"/>
        </w:rPr>
        <w:t>.</w:t>
      </w:r>
    </w:p>
    <w:p w:rsidR="008E6C3C" w:rsidRDefault="008E6C3C" w:rsidP="00834C7C">
      <w:pPr>
        <w:rPr>
          <w:lang w:val="en-GB"/>
        </w:rPr>
      </w:pPr>
    </w:p>
    <w:p w:rsidR="0013310F" w:rsidRDefault="008E6C3C" w:rsidP="00834C7C">
      <w:pPr>
        <w:rPr>
          <w:lang w:val="en-GB"/>
        </w:rPr>
      </w:pPr>
      <w:r>
        <w:rPr>
          <w:lang w:val="en-GB"/>
        </w:rPr>
        <w:t>T</w:t>
      </w:r>
      <w:r w:rsidR="009E0112">
        <w:rPr>
          <w:lang w:val="en-GB"/>
        </w:rPr>
        <w:t>he contribution for the energ</w:t>
      </w:r>
      <w:r w:rsidR="004D5A33">
        <w:rPr>
          <w:lang w:val="en-GB"/>
        </w:rPr>
        <w:t>y</w:t>
      </w:r>
      <w:r w:rsidR="009E0112">
        <w:rPr>
          <w:lang w:val="en-GB"/>
        </w:rPr>
        <w:t xml:space="preserve"> terms </w:t>
      </w:r>
      <w:r w:rsidR="00FD63E0">
        <w:rPr>
          <w:lang w:val="en-GB"/>
        </w:rPr>
        <w:t xml:space="preserve">associated to this time step </w:t>
      </w:r>
      <w:proofErr w:type="gramStart"/>
      <w:r w:rsidR="009E0112">
        <w:rPr>
          <w:lang w:val="en-GB"/>
        </w:rPr>
        <w:t>are</w:t>
      </w:r>
      <w:proofErr w:type="gramEnd"/>
      <w:r w:rsidR="009E0112">
        <w:rPr>
          <w:lang w:val="en-GB"/>
        </w:rPr>
        <w:t>:</w:t>
      </w:r>
    </w:p>
    <w:p w:rsidR="009E0112" w:rsidRDefault="009E0112" w:rsidP="009E0112">
      <w:pPr>
        <w:ind w:left="2124"/>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e</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en</m:t>
                  </m:r>
                </m:sub>
                <m:sup>
                  <m:r>
                    <w:rPr>
                      <w:rFonts w:ascii="Cambria Math" w:hAnsi="Cambria Math"/>
                      <w:lang w:val="en-GB"/>
                    </w:rPr>
                    <m:t>t</m:t>
                  </m:r>
                </m:sup>
              </m:sSubSup>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oMath>
      </m:oMathPara>
    </w:p>
    <w:p w:rsidR="009E0112" w:rsidRDefault="009E0112" w:rsidP="009E0112">
      <w:pPr>
        <w:ind w:left="2124"/>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v</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v</m:t>
                  </m:r>
                </m:sub>
                <m:sup>
                  <m:r>
                    <w:rPr>
                      <w:rFonts w:ascii="Cambria Math" w:hAnsi="Cambria Math"/>
                      <w:lang w:val="en-GB"/>
                    </w:rPr>
                    <m:t>t</m:t>
                  </m:r>
                </m:sup>
              </m:sSubSup>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oMath>
      </m:oMathPara>
    </w:p>
    <w:p w:rsidR="009E0112" w:rsidRDefault="009E0112" w:rsidP="009E0112">
      <w:pPr>
        <w:ind w:left="2124"/>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f</m:t>
              </m:r>
            </m:sub>
          </m:sSub>
          <m:r>
            <w:rPr>
              <w:rFonts w:ascii="Cambria Math" w:hAnsi="Cambria Math"/>
              <w:lang w:val="en-GB"/>
            </w:rPr>
            <m:t>=0</m:t>
          </m:r>
        </m:oMath>
      </m:oMathPara>
    </w:p>
    <w:p w:rsidR="009E0112" w:rsidRDefault="003C0510" w:rsidP="00834C7C">
      <w:pPr>
        <w:rPr>
          <w:lang w:val="en-GB"/>
        </w:rPr>
      </w:pPr>
      <w:r>
        <w:rPr>
          <w:lang w:val="en-GB"/>
        </w:rPr>
        <w:t xml:space="preserve">The next step </w:t>
      </w:r>
      <w:ins w:id="105" w:author="ZID" w:date="2011-08-22T22:47:00Z">
        <w:r w:rsidR="00587B67">
          <w:rPr>
            <w:lang w:val="en-GB"/>
          </w:rPr>
          <w:t xml:space="preserve">in our derivation </w:t>
        </w:r>
      </w:ins>
      <w:r>
        <w:rPr>
          <w:lang w:val="en-GB"/>
        </w:rPr>
        <w:t xml:space="preserve">is the </w:t>
      </w:r>
      <w:del w:id="106" w:author="ZID" w:date="2011-08-22T22:47:00Z">
        <w:r w:rsidR="002E6C97" w:rsidDel="00587B67">
          <w:rPr>
            <w:lang w:val="en-GB"/>
          </w:rPr>
          <w:delText>sub</w:delText>
        </w:r>
        <w:r w:rsidR="00AD2E3F" w:rsidDel="00587B67">
          <w:rPr>
            <w:lang w:val="en-GB"/>
          </w:rPr>
          <w:delText>step</w:delText>
        </w:r>
        <w:r w:rsidDel="00587B67">
          <w:rPr>
            <w:lang w:val="en-GB"/>
          </w:rPr>
          <w:delText xml:space="preserve"> </w:delText>
        </w:r>
      </w:del>
      <w:r>
        <w:rPr>
          <w:lang w:val="en-GB"/>
        </w:rPr>
        <w:t>determination of</w:t>
      </w:r>
      <w:ins w:id="107" w:author="ZID" w:date="2011-08-22T22:47:00Z">
        <w:r w:rsidR="00587B67">
          <w:rPr>
            <w:lang w:val="en-GB"/>
          </w:rPr>
          <w:t xml:space="preserve"> the </w:t>
        </w:r>
        <w:r w:rsidR="00587B67">
          <w:rPr>
            <w:lang w:val="en-GB"/>
          </w:rPr>
          <w:t>sub</w:t>
        </w:r>
        <w:r w:rsidR="00587B67">
          <w:rPr>
            <w:lang w:val="en-GB"/>
          </w:rPr>
          <w:t>-</w:t>
        </w:r>
        <w:r w:rsidR="00587B67">
          <w:rPr>
            <w:lang w:val="en-GB"/>
          </w:rPr>
          <w:t>step</w:t>
        </w:r>
      </w:ins>
      <w:r>
        <w:rPr>
          <w:lang w:val="en-GB"/>
        </w:rPr>
        <w:t xml:space="preserve"> where </w:t>
      </w:r>
      <w:del w:id="108" w:author="ZID" w:date="2011-08-22T22:47:00Z">
        <w:r w:rsidDel="000F4615">
          <w:rPr>
            <w:lang w:val="en-GB"/>
          </w:rPr>
          <w:delText xml:space="preserve">the </w:delText>
        </w:r>
      </w:del>
      <w:r>
        <w:rPr>
          <w:lang w:val="en-GB"/>
        </w:rPr>
        <w:t xml:space="preserve">slippage begins. </w:t>
      </w:r>
      <w:proofErr w:type="gramStart"/>
      <w:r>
        <w:rPr>
          <w:lang w:val="en-GB"/>
        </w:rPr>
        <w:t xml:space="preserve">If </w:t>
      </w:r>
      <m:oMath>
        <w:proofErr w:type="gramEnd"/>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sn</m:t>
            </m:r>
          </m:sub>
          <m:sup>
            <m:r>
              <w:rPr>
                <w:rFonts w:ascii="Cambria Math" w:hAnsi="Cambria Math"/>
                <w:lang w:val="en-GB"/>
              </w:rPr>
              <m:t>t</m:t>
            </m:r>
          </m:sup>
        </m:sSubSup>
        <m:r>
          <w:rPr>
            <w:rFonts w:ascii="Cambria Math" w:hAnsi="Cambria Math"/>
            <w:lang w:val="en-GB"/>
          </w:rPr>
          <m:t>&gt;μ</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n</m:t>
            </m:r>
          </m:sup>
        </m:sSup>
      </m:oMath>
      <w:r>
        <w:rPr>
          <w:lang w:val="en-GB"/>
        </w:rPr>
        <w:t xml:space="preserve">, but it was </w:t>
      </w:r>
      <m:oMath>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sn</m:t>
            </m:r>
          </m:sub>
          <m:sup>
            <m:r>
              <w:rPr>
                <w:rFonts w:ascii="Cambria Math" w:hAnsi="Cambria Math"/>
                <w:lang w:val="en-GB"/>
              </w:rPr>
              <m:t>t</m:t>
            </m:r>
          </m:sup>
        </m:sSubSup>
        <m:r>
          <w:rPr>
            <w:rFonts w:ascii="Cambria Math" w:hAnsi="Cambria Math"/>
            <w:lang w:val="en-GB"/>
          </w:rPr>
          <m:t>≤μ</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n</m:t>
            </m:r>
          </m:sup>
        </m:sSup>
      </m:oMath>
      <w:r>
        <w:rPr>
          <w:lang w:val="en-GB"/>
        </w:rPr>
        <w:t xml:space="preserve"> in the previous step, somewhere in between the slippage would begin (there is a case in which the slippage begins from the very first moment as we will see later</w:t>
      </w:r>
      <w:r w:rsidR="004F4467">
        <w:rPr>
          <w:lang w:val="en-GB"/>
        </w:rPr>
        <w:t>-reference to subsection</w:t>
      </w:r>
      <w:r>
        <w:rPr>
          <w:lang w:val="en-GB"/>
        </w:rPr>
        <w:t xml:space="preserve">). It is also worth </w:t>
      </w:r>
      <w:del w:id="109" w:author="ZID" w:date="2011-08-22T22:48:00Z">
        <w:r w:rsidDel="000F4615">
          <w:rPr>
            <w:lang w:val="en-GB"/>
          </w:rPr>
          <w:delText xml:space="preserve">to note </w:delText>
        </w:r>
      </w:del>
      <w:ins w:id="110" w:author="ZID" w:date="2011-08-22T22:48:00Z">
        <w:r w:rsidR="000F4615">
          <w:rPr>
            <w:lang w:val="en-GB"/>
          </w:rPr>
          <w:t xml:space="preserve">noting </w:t>
        </w:r>
      </w:ins>
      <w:r>
        <w:rPr>
          <w:lang w:val="en-GB"/>
        </w:rPr>
        <w:t xml:space="preserve">that in this new time step, </w:t>
      </w:r>
      <w:proofErr w:type="gramStart"/>
      <w:r>
        <w:rPr>
          <w:lang w:val="en-GB"/>
        </w:rPr>
        <w:t xml:space="preserve">the </w:t>
      </w:r>
      <m:oMath>
        <m:r>
          <w:rPr>
            <w:rFonts w:ascii="Cambria Math" w:hAnsi="Cambria Math"/>
            <w:lang w:val="en-GB"/>
          </w:rPr>
          <m:t>μ</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n</m:t>
            </m:r>
          </m:sup>
        </m:sSup>
      </m:oMath>
      <w:r>
        <w:rPr>
          <w:lang w:val="en-GB"/>
        </w:rPr>
        <w:t xml:space="preserve"> would</w:t>
      </w:r>
      <w:proofErr w:type="gramEnd"/>
      <w:r>
        <w:rPr>
          <w:lang w:val="en-GB"/>
        </w:rPr>
        <w:t xml:space="preserve"> have changed in general as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n</m:t>
            </m:r>
          </m:sup>
        </m:sSup>
      </m:oMath>
      <w:r>
        <w:rPr>
          <w:lang w:val="en-GB"/>
        </w:rPr>
        <w:t xml:space="preserve"> can be positive, negative or zero.</w:t>
      </w:r>
      <w:r w:rsidR="009B79E7">
        <w:rPr>
          <w:lang w:val="en-GB"/>
        </w:rPr>
        <w:t xml:space="preserve"> Also in the non linear model, the value of </w:t>
      </w: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t</m:t>
            </m:r>
          </m:sub>
        </m:sSub>
      </m:oMath>
      <w:r w:rsidR="009B79E7">
        <w:rPr>
          <w:lang w:val="en-GB"/>
        </w:rPr>
        <w:t xml:space="preserve"> would have changed too.</w:t>
      </w:r>
    </w:p>
    <w:p w:rsidR="009B79E7" w:rsidRDefault="009B79E7" w:rsidP="00834C7C">
      <w:pPr>
        <w:rPr>
          <w:lang w:val="en-GB"/>
        </w:rPr>
      </w:pPr>
      <w:r>
        <w:rPr>
          <w:lang w:val="en-GB"/>
        </w:rPr>
        <w:t xml:space="preserve">As </w:t>
      </w:r>
      <w:del w:id="111" w:author="ZID" w:date="2011-08-22T22:48:00Z">
        <w:r w:rsidDel="000F4615">
          <w:rPr>
            <w:lang w:val="en-GB"/>
          </w:rPr>
          <w:delText>in the figure</w:delText>
        </w:r>
        <w:r w:rsidR="00AA0BDE" w:rsidDel="000F4615">
          <w:rPr>
            <w:lang w:val="en-GB"/>
          </w:rPr>
          <w:delText xml:space="preserve"> </w:delText>
        </w:r>
        <w:r w:rsidR="00DE792B" w:rsidRPr="00956ED2" w:rsidDel="000F4615">
          <w:rPr>
            <w:lang w:val="en-GB"/>
          </w:rPr>
          <w:delText>1</w:delText>
        </w:r>
        <w:r w:rsidR="00AA0BDE" w:rsidDel="000F4615">
          <w:rPr>
            <w:lang w:val="en-GB"/>
          </w:rPr>
          <w:delText xml:space="preserve"> is </w:delText>
        </w:r>
      </w:del>
      <w:r w:rsidR="00AA0BDE">
        <w:rPr>
          <w:lang w:val="en-GB"/>
        </w:rPr>
        <w:t>shown</w:t>
      </w:r>
      <w:ins w:id="112" w:author="ZID" w:date="2011-08-22T22:48:00Z">
        <w:r w:rsidR="000F4615">
          <w:rPr>
            <w:lang w:val="en-GB"/>
          </w:rPr>
          <w:t xml:space="preserve"> in Fig. 1</w:t>
        </w:r>
      </w:ins>
      <w:r w:rsidR="00AA0BDE">
        <w:rPr>
          <w:lang w:val="en-GB"/>
        </w:rPr>
        <w:t xml:space="preserve">, if the </w:t>
      </w:r>
      <w:commentRangeStart w:id="113"/>
      <w:r w:rsidR="00AA0BDE">
        <w:rPr>
          <w:lang w:val="en-GB"/>
        </w:rPr>
        <w:t xml:space="preserve">current methods </w:t>
      </w:r>
      <w:commentRangeEnd w:id="113"/>
      <w:r w:rsidR="000F4615">
        <w:rPr>
          <w:rStyle w:val="Kommentarzeichen"/>
        </w:rPr>
        <w:commentReference w:id="113"/>
      </w:r>
      <w:r w:rsidR="00AA0BDE">
        <w:rPr>
          <w:lang w:val="en-GB"/>
        </w:rPr>
        <w:t xml:space="preserve">are used, </w:t>
      </w:r>
      <w:del w:id="114" w:author="ZID" w:date="2011-08-22T22:49:00Z">
        <w:r w:rsidR="00AA0BDE" w:rsidDel="00794A59">
          <w:rPr>
            <w:lang w:val="en-GB"/>
          </w:rPr>
          <w:delText xml:space="preserve">then </w:delText>
        </w:r>
      </w:del>
      <w:r w:rsidR="00AA0BDE">
        <w:rPr>
          <w:lang w:val="en-GB"/>
        </w:rPr>
        <w:t>direction of the new tangential force would be the s</w:t>
      </w:r>
      <w:r w:rsidR="00C84B6E">
        <w:rPr>
          <w:lang w:val="en-GB"/>
        </w:rPr>
        <w:t>ame than the one obtained if the</w:t>
      </w:r>
      <w:r w:rsidR="00AA0BDE">
        <w:rPr>
          <w:lang w:val="en-GB"/>
        </w:rPr>
        <w:t xml:space="preserve"> slippage </w:t>
      </w:r>
      <w:r w:rsidR="00AF153D">
        <w:rPr>
          <w:lang w:val="en-GB"/>
        </w:rPr>
        <w:t>would not have occurred</w:t>
      </w:r>
      <w:r w:rsidR="00AA0BDE">
        <w:rPr>
          <w:lang w:val="en-GB"/>
        </w:rPr>
        <w:t>. Only the magnitude is adjusted so</w:t>
      </w:r>
      <w:ins w:id="115" w:author="ZID" w:date="2011-08-22T22:49:00Z">
        <w:r w:rsidR="00794A59">
          <w:rPr>
            <w:lang w:val="en-GB"/>
          </w:rPr>
          <w:t xml:space="preserve"> </w:t>
        </w:r>
        <w:proofErr w:type="gramStart"/>
        <w:r w:rsidR="00794A59">
          <w:rPr>
            <w:lang w:val="en-GB"/>
          </w:rPr>
          <w:t>that</w:t>
        </w:r>
      </w:ins>
      <w:r w:rsidR="00AA0BDE">
        <w:rPr>
          <w:lang w:val="en-GB"/>
        </w:rPr>
        <w:t xml:space="preserve"> </w:t>
      </w:r>
      <m:oMath>
        <w:proofErr w:type="gramEnd"/>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sn</m:t>
            </m:r>
          </m:sub>
          <m:sup>
            <m:r>
              <w:rPr>
                <w:rFonts w:ascii="Cambria Math" w:hAnsi="Cambria Math"/>
                <w:lang w:val="en-GB"/>
              </w:rPr>
              <m:t>t</m:t>
            </m:r>
          </m:sup>
        </m:sSubSup>
        <m:r>
          <w:rPr>
            <w:rFonts w:ascii="Cambria Math" w:hAnsi="Cambria Math"/>
            <w:lang w:val="en-GB"/>
          </w:rPr>
          <m:t>=μ</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n</m:t>
            </m:r>
          </m:sup>
        </m:sSup>
      </m:oMath>
      <w:r w:rsidR="00817E36">
        <w:rPr>
          <w:lang w:val="en-GB"/>
        </w:rPr>
        <w:t xml:space="preserve">. The same </w:t>
      </w:r>
      <w:r w:rsidR="00C03E18">
        <w:rPr>
          <w:lang w:val="en-GB"/>
        </w:rPr>
        <w:t>phenomenon happens</w:t>
      </w:r>
      <w:r w:rsidR="00817E36">
        <w:rPr>
          <w:lang w:val="en-GB"/>
        </w:rPr>
        <w:t xml:space="preserve"> to the elastic </w:t>
      </w:r>
      <w:r w:rsidR="002476C1">
        <w:rPr>
          <w:lang w:val="en-GB"/>
        </w:rPr>
        <w:t xml:space="preserve">tangential </w:t>
      </w:r>
      <w:proofErr w:type="gramStart"/>
      <w:r w:rsidR="00DF3F42">
        <w:rPr>
          <w:lang w:val="en-GB"/>
        </w:rPr>
        <w:t>deformation</w:t>
      </w:r>
      <w:ins w:id="116" w:author="ZID" w:date="2011-08-22T22:49:00Z">
        <w:r w:rsidR="00794A59">
          <w:rPr>
            <w:lang w:val="en-GB"/>
          </w:rPr>
          <w:t xml:space="preserve"> </w:t>
        </w:r>
      </w:ins>
      <m:oMath>
        <w:proofErr w:type="gramEnd"/>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n</m:t>
                </m:r>
              </m:sub>
              <m:sup>
                <m:r>
                  <w:rPr>
                    <w:rFonts w:ascii="Cambria Math" w:hAnsi="Cambria Math"/>
                    <w:lang w:val="en-GB"/>
                  </w:rPr>
                  <m:t>t</m:t>
                </m:r>
              </m:sup>
            </m:sSubSup>
          </m:e>
        </m:acc>
      </m:oMath>
      <w:r w:rsidR="006A7499">
        <w:rPr>
          <w:lang w:val="en-GB"/>
        </w:rPr>
        <w:t xml:space="preserve">. To determine </w:t>
      </w:r>
      <w:del w:id="117" w:author="ZID" w:date="2011-08-22T22:50:00Z">
        <w:r w:rsidR="006A7499" w:rsidDel="000A4ACE">
          <w:rPr>
            <w:lang w:val="en-GB"/>
          </w:rPr>
          <w:delText xml:space="preserve">which direction has </w:delText>
        </w:r>
      </w:del>
      <w:ins w:id="118" w:author="ZID" w:date="2011-08-22T22:50:00Z">
        <w:r w:rsidR="000A4ACE">
          <w:rPr>
            <w:lang w:val="en-GB"/>
          </w:rPr>
          <w:t xml:space="preserve">the direction of </w:t>
        </w:r>
      </w:ins>
      <w:r w:rsidR="006A7499">
        <w:rPr>
          <w:lang w:val="en-GB"/>
        </w:rPr>
        <w:t xml:space="preserve">the tangential force when </w:t>
      </w:r>
      <w:del w:id="119" w:author="ZID" w:date="2011-08-22T22:50:00Z">
        <w:r w:rsidR="006A7499" w:rsidDel="00C66EF8">
          <w:rPr>
            <w:lang w:val="en-GB"/>
          </w:rPr>
          <w:delText xml:space="preserve">the </w:delText>
        </w:r>
      </w:del>
      <w:r w:rsidR="006A7499">
        <w:rPr>
          <w:lang w:val="en-GB"/>
        </w:rPr>
        <w:t xml:space="preserve">slippage </w:t>
      </w:r>
      <w:del w:id="120" w:author="ZID" w:date="2011-08-22T22:50:00Z">
        <w:r w:rsidR="006A7499" w:rsidDel="00C66EF8">
          <w:rPr>
            <w:lang w:val="en-GB"/>
          </w:rPr>
          <w:delText>begins</w:delText>
        </w:r>
      </w:del>
      <w:ins w:id="121" w:author="ZID" w:date="2011-08-22T22:50:00Z">
        <w:r w:rsidR="00C66EF8">
          <w:rPr>
            <w:lang w:val="en-GB"/>
          </w:rPr>
          <w:t>starts</w:t>
        </w:r>
      </w:ins>
      <w:r w:rsidR="006A7499">
        <w:rPr>
          <w:lang w:val="en-GB"/>
        </w:rPr>
        <w:t xml:space="preserve">, it is proposed to calculate an intermediate point </w:t>
      </w:r>
      <w:ins w:id="122" w:author="ZID" w:date="2011-08-22T22:50:00Z">
        <w:r w:rsidR="00C66EF8">
          <w:rPr>
            <w:lang w:val="en-GB"/>
          </w:rPr>
          <w:t xml:space="preserve">between t and </w:t>
        </w:r>
        <w:proofErr w:type="spellStart"/>
        <w:r w:rsidR="00C66EF8">
          <w:rPr>
            <w:lang w:val="en-GB"/>
          </w:rPr>
          <w:t>t+</w:t>
        </w:r>
        <w:proofErr w:type="gramStart"/>
        <w:r w:rsidR="00C66EF8">
          <w:rPr>
            <w:lang w:val="en-GB"/>
          </w:rPr>
          <w:t>dt</w:t>
        </w:r>
        <w:proofErr w:type="spellEnd"/>
        <w:proofErr w:type="gramEnd"/>
        <w:r w:rsidR="00C66EF8">
          <w:rPr>
            <w:lang w:val="en-GB"/>
          </w:rPr>
          <w:t xml:space="preserve"> </w:t>
        </w:r>
      </w:ins>
      <w:r w:rsidR="006A7499">
        <w:rPr>
          <w:lang w:val="en-GB"/>
        </w:rPr>
        <w:t>so the magnitude of the force equals the friction limit.</w:t>
      </w:r>
    </w:p>
    <w:p w:rsidR="00DE792B" w:rsidRDefault="00CB0F0E" w:rsidP="00834C7C">
      <w:pPr>
        <w:rPr>
          <w:lang w:val="en-GB"/>
        </w:rPr>
      </w:pPr>
      <w:r>
        <w:rPr>
          <w:noProof/>
          <w:lang w:val="de-AT" w:eastAsia="de-AT"/>
        </w:rPr>
        <w:drawing>
          <wp:inline distT="0" distB="0" distL="0" distR="0">
            <wp:extent cx="2844000" cy="2844000"/>
            <wp:effectExtent l="19050" t="0" r="0" b="0"/>
            <wp:docPr id="13" name="12 Imagen" descr="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jpg"/>
                    <pic:cNvPicPr/>
                  </pic:nvPicPr>
                  <pic:blipFill>
                    <a:blip r:embed="rId7" cstate="print"/>
                    <a:stretch>
                      <a:fillRect/>
                    </a:stretch>
                  </pic:blipFill>
                  <pic:spPr>
                    <a:xfrm>
                      <a:off x="0" y="0"/>
                      <a:ext cx="2844000" cy="2844000"/>
                    </a:xfrm>
                    <a:prstGeom prst="rect">
                      <a:avLst/>
                    </a:prstGeom>
                  </pic:spPr>
                </pic:pic>
              </a:graphicData>
            </a:graphic>
          </wp:inline>
        </w:drawing>
      </w:r>
      <w:r w:rsidR="00D130C1">
        <w:rPr>
          <w:noProof/>
          <w:lang w:val="de-AT" w:eastAsia="de-AT"/>
        </w:rPr>
        <w:drawing>
          <wp:inline distT="0" distB="0" distL="0" distR="0">
            <wp:extent cx="2844000" cy="2844000"/>
            <wp:effectExtent l="19050" t="0" r="0" b="0"/>
            <wp:docPr id="8" name="7 Imagen" descr="figure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_2.jpg"/>
                    <pic:cNvPicPr/>
                  </pic:nvPicPr>
                  <pic:blipFill>
                    <a:blip r:embed="rId8" cstate="print"/>
                    <a:stretch>
                      <a:fillRect/>
                    </a:stretch>
                  </pic:blipFill>
                  <pic:spPr>
                    <a:xfrm>
                      <a:off x="0" y="0"/>
                      <a:ext cx="2844000" cy="2844000"/>
                    </a:xfrm>
                    <a:prstGeom prst="rect">
                      <a:avLst/>
                    </a:prstGeom>
                  </pic:spPr>
                </pic:pic>
              </a:graphicData>
            </a:graphic>
          </wp:inline>
        </w:drawing>
      </w:r>
    </w:p>
    <w:p w:rsidR="009B79E7" w:rsidRDefault="00BC7819" w:rsidP="00A85F64">
      <w:pPr>
        <w:jc w:val="both"/>
        <w:rPr>
          <w:lang w:val="en-GB"/>
        </w:rPr>
      </w:pPr>
      <w:r>
        <w:rPr>
          <w:lang w:val="en-GB"/>
        </w:rPr>
        <w:t>Figure 1: Sub</w:t>
      </w:r>
      <w:ins w:id="123" w:author="ZID" w:date="2011-08-22T22:51:00Z">
        <w:r w:rsidR="00C66EF8">
          <w:rPr>
            <w:lang w:val="en-GB"/>
          </w:rPr>
          <w:t>-</w:t>
        </w:r>
      </w:ins>
      <w:r>
        <w:rPr>
          <w:lang w:val="en-GB"/>
        </w:rPr>
        <w:t xml:space="preserve">step </w:t>
      </w:r>
      <w:del w:id="124" w:author="ZID" w:date="2011-08-22T22:52:00Z">
        <w:r w:rsidDel="00C66EF8">
          <w:rPr>
            <w:lang w:val="en-GB"/>
          </w:rPr>
          <w:delText xml:space="preserve">friction limit </w:delText>
        </w:r>
      </w:del>
      <w:r>
        <w:rPr>
          <w:lang w:val="en-GB"/>
        </w:rPr>
        <w:t>determination</w:t>
      </w:r>
      <w:ins w:id="125" w:author="ZID" w:date="2011-08-22T22:52:00Z">
        <w:r w:rsidR="00C66EF8">
          <w:rPr>
            <w:lang w:val="en-GB"/>
          </w:rPr>
          <w:t xml:space="preserve"> of the </w:t>
        </w:r>
        <w:r w:rsidR="00C66EF8">
          <w:rPr>
            <w:lang w:val="en-GB"/>
          </w:rPr>
          <w:t>friction limit</w:t>
        </w:r>
        <w:r w:rsidR="00C66EF8">
          <w:rPr>
            <w:lang w:val="en-GB"/>
          </w:rPr>
          <w:t xml:space="preserve"> for the tangential force</w:t>
        </w:r>
      </w:ins>
      <w:ins w:id="126" w:author="ZID" w:date="2011-08-22T22:51:00Z">
        <w:r w:rsidR="00C66EF8">
          <w:rPr>
            <w:lang w:val="en-GB"/>
          </w:rPr>
          <w:t xml:space="preserve">: Increment by a </w:t>
        </w:r>
      </w:ins>
      <w:ins w:id="127" w:author="ZID" w:date="2011-08-22T22:52:00Z">
        <w:r w:rsidR="00C66EF8">
          <w:rPr>
            <w:lang w:val="en-GB"/>
          </w:rPr>
          <w:t xml:space="preserve">full time-step </w:t>
        </w:r>
      </w:ins>
      <w:proofErr w:type="spellStart"/>
      <w:proofErr w:type="gramStart"/>
      <w:ins w:id="128" w:author="ZID" w:date="2011-08-22T22:53:00Z">
        <w:r w:rsidR="00C66EF8">
          <w:rPr>
            <w:lang w:val="en-GB"/>
          </w:rPr>
          <w:t>dt</w:t>
        </w:r>
        <w:proofErr w:type="spellEnd"/>
        <w:proofErr w:type="gramEnd"/>
        <w:r w:rsidR="00C66EF8">
          <w:rPr>
            <w:lang w:val="en-GB"/>
          </w:rPr>
          <w:t xml:space="preserve"> </w:t>
        </w:r>
      </w:ins>
      <w:ins w:id="129" w:author="ZID" w:date="2011-08-22T22:52:00Z">
        <w:r w:rsidR="00C66EF8">
          <w:rPr>
            <w:lang w:val="en-GB"/>
          </w:rPr>
          <w:t>(left) and partial increment</w:t>
        </w:r>
      </w:ins>
      <w:ins w:id="130" w:author="ZID" w:date="2011-08-22T22:53:00Z">
        <w:r w:rsidR="00C66EF8">
          <w:rPr>
            <w:lang w:val="en-GB"/>
          </w:rPr>
          <w:t xml:space="preserve"> by lambda*</w:t>
        </w:r>
        <w:proofErr w:type="spellStart"/>
        <w:r w:rsidR="00C66EF8">
          <w:rPr>
            <w:lang w:val="en-GB"/>
          </w:rPr>
          <w:t>dt</w:t>
        </w:r>
      </w:ins>
      <w:proofErr w:type="spellEnd"/>
      <w:ins w:id="131" w:author="ZID" w:date="2011-08-22T22:52:00Z">
        <w:r w:rsidR="00C66EF8">
          <w:rPr>
            <w:lang w:val="en-GB"/>
          </w:rPr>
          <w:t xml:space="preserve"> (right)</w:t>
        </w:r>
      </w:ins>
      <w:r>
        <w:rPr>
          <w:lang w:val="en-GB"/>
        </w:rPr>
        <w:t>.</w:t>
      </w:r>
      <w:r w:rsidR="00A85F64">
        <w:rPr>
          <w:lang w:val="en-GB"/>
        </w:rPr>
        <w:t xml:space="preserve"> The friction limited terms are shown in the figure with a *superscript.</w:t>
      </w:r>
    </w:p>
    <w:p w:rsidR="00BC7819" w:rsidRDefault="00BC7819" w:rsidP="00BC7819">
      <w:pPr>
        <w:jc w:val="center"/>
        <w:rPr>
          <w:lang w:val="en-GB"/>
        </w:rPr>
      </w:pPr>
    </w:p>
    <w:p w:rsidR="006A7499" w:rsidRDefault="00C03E18" w:rsidP="00C03E18">
      <w:pPr>
        <w:rPr>
          <w:lang w:val="en-GB"/>
        </w:rPr>
      </w:pPr>
      <w:r>
        <w:rPr>
          <w:lang w:val="en-GB"/>
        </w:rPr>
        <w:t xml:space="preserve">The force is modelled </w:t>
      </w:r>
      <w:proofErr w:type="gramStart"/>
      <w:r>
        <w:rPr>
          <w:lang w:val="en-GB"/>
        </w:rPr>
        <w:t xml:space="preserve">as </w:t>
      </w:r>
      <m:oMath>
        <w:proofErr w:type="gramEnd"/>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sn</m:t>
                </m:r>
              </m:sub>
              <m:sup>
                <m:r>
                  <w:rPr>
                    <w:rFonts w:ascii="Cambria Math" w:hAnsi="Cambria Math"/>
                    <w:lang w:val="en-GB"/>
                  </w:rPr>
                  <m:t>t</m:t>
                </m:r>
              </m:sup>
            </m:sSubSup>
          </m:e>
        </m:acc>
        <m:r>
          <w:rPr>
            <w:rFonts w:ascii="Cambria Math" w:hAnsi="Cambria Math"/>
            <w:lang w:val="en-GB"/>
          </w:rPr>
          <m:t xml:space="preserve">= </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e>
        </m:acc>
        <m:r>
          <w:rPr>
            <w:rFonts w:ascii="Cambria Math" w:hAnsi="Cambria Math"/>
            <w:lang w:val="en-GB"/>
          </w:rPr>
          <m:t>+λ</m:t>
        </m:r>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t</m:t>
                </m:r>
              </m:sup>
            </m:sSup>
          </m:e>
        </m:acc>
      </m:oMath>
      <w:r w:rsidR="006A7499">
        <w:rPr>
          <w:lang w:val="en-GB"/>
        </w:rPr>
        <w:t xml:space="preserve">, with </w:t>
      </w:r>
      <m:oMath>
        <m:r>
          <w:rPr>
            <w:rFonts w:ascii="Cambria Math" w:hAnsi="Cambria Math"/>
            <w:lang w:val="en-GB"/>
          </w:rPr>
          <m:t>λ</m:t>
        </m:r>
      </m:oMath>
      <w:r w:rsidR="006A7499">
        <w:rPr>
          <w:lang w:val="en-GB"/>
        </w:rPr>
        <w:t xml:space="preserve"> being determined by</w:t>
      </w:r>
      <w:r>
        <w:rPr>
          <w:lang w:val="en-GB"/>
        </w:rPr>
        <w:t xml:space="preserve"> the condition </w:t>
      </w:r>
      <m:oMath>
        <m:sSup>
          <m:sSupPr>
            <m:ctrlPr>
              <w:rPr>
                <w:rFonts w:ascii="Cambria Math" w:hAnsi="Cambria Math"/>
                <w:i/>
                <w:lang w:val="en-GB"/>
              </w:rPr>
            </m:ctrlPr>
          </m:sSupPr>
          <m:e>
            <m:d>
              <m:dPr>
                <m:ctrlPr>
                  <w:rPr>
                    <w:rFonts w:ascii="Cambria Math" w:hAnsi="Cambria Math"/>
                    <w:i/>
                    <w:lang w:val="en-GB"/>
                  </w:rPr>
                </m:ctrlPr>
              </m:d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sn</m:t>
                    </m:r>
                  </m:sub>
                  <m:sup>
                    <m:r>
                      <w:rPr>
                        <w:rFonts w:ascii="Cambria Math" w:hAnsi="Cambria Math"/>
                        <w:lang w:val="en-GB"/>
                      </w:rPr>
                      <m:t>t</m:t>
                    </m:r>
                  </m:sup>
                </m:sSubSup>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μ</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n</m:t>
                    </m:r>
                  </m:sup>
                </m:sSup>
              </m:e>
            </m:d>
          </m:e>
          <m:sup>
            <m:r>
              <w:rPr>
                <w:rFonts w:ascii="Cambria Math" w:hAnsi="Cambria Math"/>
                <w:lang w:val="en-GB"/>
              </w:rPr>
              <m:t>2</m:t>
            </m:r>
          </m:sup>
        </m:sSup>
      </m:oMath>
      <w:r>
        <w:rPr>
          <w:lang w:val="en-GB"/>
        </w:rPr>
        <w:t>.</w:t>
      </w:r>
      <w:r w:rsidR="006A7499">
        <w:rPr>
          <w:lang w:val="en-GB"/>
        </w:rPr>
        <w:t xml:space="preserve"> </w:t>
      </w:r>
      <w:r>
        <w:rPr>
          <w:lang w:val="en-GB"/>
        </w:rPr>
        <w:t xml:space="preserve">The result for </w:t>
      </w:r>
      <m:oMath>
        <m:r>
          <w:rPr>
            <w:rFonts w:ascii="Cambria Math" w:hAnsi="Cambria Math"/>
            <w:lang w:val="en-GB"/>
          </w:rPr>
          <m:t>λ≥0</m:t>
        </m:r>
      </m:oMath>
      <w:r>
        <w:rPr>
          <w:lang w:val="en-GB"/>
        </w:rPr>
        <w:t xml:space="preserve"> is:</w:t>
      </w:r>
    </w:p>
    <w:p w:rsidR="006A7499" w:rsidRDefault="006A7499" w:rsidP="004D5A33">
      <w:pPr>
        <w:ind w:left="2124"/>
        <w:jc w:val="both"/>
        <w:rPr>
          <w:lang w:val="en-GB"/>
        </w:rPr>
      </w:pPr>
      <m:oMathPara>
        <m:oMathParaPr>
          <m:jc m:val="left"/>
        </m:oMathParaPr>
        <m:oMath>
          <m:r>
            <m:rPr>
              <m:sty m:val="p"/>
            </m:rPr>
            <w:rPr>
              <w:rFonts w:ascii="Cambria Math" w:hAnsi="Cambria Math"/>
              <w:lang w:val="en-GB"/>
            </w:rPr>
            <m:t>λ</m:t>
          </m:r>
          <m:r>
            <w:rPr>
              <w:rFonts w:ascii="Cambria Math" w:eastAsia="Cambria Math" w:hAnsi="Cambria Math" w:cs="Cambria Math"/>
              <w:lang w:val="en-GB"/>
            </w:rPr>
            <m:t>=</m:t>
          </m:r>
          <m:r>
            <m:rPr>
              <m:sty m:val="p"/>
            </m:rPr>
            <w:rPr>
              <w:rFonts w:ascii="Cambria Math" w:hAnsi="Cambria Math"/>
              <w:lang w:val="en-GB"/>
            </w:rPr>
            <m:t>-</m:t>
          </m:r>
          <m:f>
            <m:fPr>
              <m:ctrlPr>
                <w:rPr>
                  <w:rFonts w:ascii="Cambria Math" w:hAnsi="Cambria Math"/>
                  <w:lang w:val="en-GB"/>
                </w:rPr>
              </m:ctrlPr>
            </m:fPr>
            <m:num>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e>
              </m:acc>
              <m:r>
                <m:rPr>
                  <m:sty m:val="p"/>
                </m:rP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t</m:t>
                      </m:r>
                    </m:sup>
                  </m:sSup>
                </m:e>
              </m:acc>
            </m:num>
            <m:den>
              <m:sSup>
                <m:sSupPr>
                  <m:ctrlPr>
                    <w:rPr>
                      <w:rFonts w:ascii="Cambria Math" w:hAnsi="Cambria Math"/>
                      <w:lang w:val="en-GB"/>
                    </w:rPr>
                  </m:ctrlPr>
                </m:sSupPr>
                <m:e>
                  <m:r>
                    <w:rPr>
                      <w:rFonts w:ascii="Cambria Math" w:hAnsi="Cambria Math"/>
                      <w:lang w:val="en-GB"/>
                    </w:rPr>
                    <m:t>∆</m:t>
                  </m:r>
                  <m:sSup>
                    <m:sSupPr>
                      <m:ctrlPr>
                        <w:rPr>
                          <w:rFonts w:ascii="Cambria Math" w:hAnsi="Cambria Math"/>
                          <w:lang w:val="en-GB"/>
                        </w:rPr>
                      </m:ctrlPr>
                    </m:sSupPr>
                    <m:e>
                      <m:r>
                        <w:rPr>
                          <w:rFonts w:ascii="Cambria Math" w:hAnsi="Cambria Math"/>
                          <w:lang w:val="en-GB"/>
                        </w:rPr>
                        <m:t>f</m:t>
                      </m:r>
                    </m:e>
                    <m:sup>
                      <m:r>
                        <w:rPr>
                          <w:rFonts w:ascii="Cambria Math" w:hAnsi="Cambria Math"/>
                          <w:lang w:val="en-GB"/>
                        </w:rPr>
                        <m:t>t</m:t>
                      </m:r>
                    </m:sup>
                  </m:sSup>
                </m:e>
                <m:sup>
                  <m:r>
                    <m:rPr>
                      <m:sty m:val="p"/>
                    </m:rPr>
                    <w:rPr>
                      <w:rFonts w:ascii="Cambria Math" w:hAnsi="Cambria Math"/>
                      <w:lang w:val="en-GB"/>
                    </w:rPr>
                    <m:t>2</m:t>
                  </m:r>
                </m:sup>
              </m:sSup>
            </m:den>
          </m:f>
          <m:r>
            <m:rPr>
              <m:sty m:val="p"/>
            </m:rPr>
            <w:rPr>
              <w:rFonts w:ascii="Cambria Math" w:hAnsi="Cambria Math"/>
              <w:lang w:val="en-GB"/>
            </w:rPr>
            <m:t>+</m:t>
          </m:r>
          <m:rad>
            <m:radPr>
              <m:degHide m:val="on"/>
              <m:ctrlPr>
                <w:rPr>
                  <w:rFonts w:ascii="Cambria Math" w:hAnsi="Cambria Math"/>
                  <w:lang w:val="en-GB"/>
                </w:rPr>
              </m:ctrlPr>
            </m:radPr>
            <m:deg/>
            <m:e>
              <m:sSup>
                <m:sSupPr>
                  <m:ctrlPr>
                    <w:rPr>
                      <w:rFonts w:ascii="Cambria Math" w:hAnsi="Cambria Math"/>
                      <w:lang w:val="en-GB"/>
                    </w:rPr>
                  </m:ctrlPr>
                </m:sSupPr>
                <m:e>
                  <m:d>
                    <m:dPr>
                      <m:ctrlPr>
                        <w:rPr>
                          <w:rFonts w:ascii="Cambria Math" w:hAnsi="Cambria Math"/>
                          <w:lang w:val="en-GB"/>
                        </w:rPr>
                      </m:ctrlPr>
                    </m:dPr>
                    <m:e>
                      <m:f>
                        <m:fPr>
                          <m:ctrlPr>
                            <w:rPr>
                              <w:rFonts w:ascii="Cambria Math" w:hAnsi="Cambria Math"/>
                              <w:lang w:val="en-GB"/>
                            </w:rPr>
                          </m:ctrlPr>
                        </m:fPr>
                        <m:num>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e>
                          </m:acc>
                          <m:r>
                            <m:rPr>
                              <m:sty m:val="p"/>
                            </m:rP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t</m:t>
                                  </m:r>
                                </m:sup>
                              </m:sSup>
                            </m:e>
                          </m:acc>
                        </m:num>
                        <m:den>
                          <m:sSup>
                            <m:sSupPr>
                              <m:ctrlPr>
                                <w:rPr>
                                  <w:rFonts w:ascii="Cambria Math" w:hAnsi="Cambria Math"/>
                                  <w:lang w:val="en-GB"/>
                                </w:rPr>
                              </m:ctrlPr>
                            </m:sSupPr>
                            <m:e>
                              <m:r>
                                <w:rPr>
                                  <w:rFonts w:ascii="Cambria Math" w:hAnsi="Cambria Math"/>
                                  <w:lang w:val="en-GB"/>
                                </w:rPr>
                                <m:t>∆</m:t>
                              </m:r>
                              <m:sSup>
                                <m:sSupPr>
                                  <m:ctrlPr>
                                    <w:rPr>
                                      <w:rFonts w:ascii="Cambria Math" w:hAnsi="Cambria Math"/>
                                      <w:lang w:val="en-GB"/>
                                    </w:rPr>
                                  </m:ctrlPr>
                                </m:sSupPr>
                                <m:e>
                                  <m:r>
                                    <w:rPr>
                                      <w:rFonts w:ascii="Cambria Math" w:hAnsi="Cambria Math"/>
                                      <w:lang w:val="en-GB"/>
                                    </w:rPr>
                                    <m:t>f</m:t>
                                  </m:r>
                                </m:e>
                                <m:sup>
                                  <m:r>
                                    <w:rPr>
                                      <w:rFonts w:ascii="Cambria Math" w:hAnsi="Cambria Math"/>
                                      <w:lang w:val="en-GB"/>
                                    </w:rPr>
                                    <m:t>t</m:t>
                                  </m:r>
                                </m:sup>
                              </m:sSup>
                            </m:e>
                            <m:sup>
                              <m:r>
                                <m:rPr>
                                  <m:sty m:val="p"/>
                                </m:rPr>
                                <w:rPr>
                                  <w:rFonts w:ascii="Cambria Math" w:hAnsi="Cambria Math"/>
                                  <w:lang w:val="en-GB"/>
                                </w:rPr>
                                <m:t>2</m:t>
                              </m:r>
                            </m:sup>
                          </m:sSup>
                        </m:den>
                      </m:f>
                    </m:e>
                  </m:d>
                </m:e>
                <m:sup>
                  <m:r>
                    <m:rPr>
                      <m:sty m:val="p"/>
                    </m:rPr>
                    <w:rPr>
                      <w:rFonts w:ascii="Cambria Math" w:hAnsi="Cambria Math"/>
                      <w:lang w:val="en-GB"/>
                    </w:rPr>
                    <m:t>2</m:t>
                  </m:r>
                </m:sup>
              </m:sSup>
              <m:r>
                <m:rPr>
                  <m:sty m:val="p"/>
                </m:rPr>
                <w:rPr>
                  <w:rFonts w:ascii="Cambria Math" w:hAnsi="Cambria Math"/>
                  <w:lang w:val="en-GB"/>
                </w:rPr>
                <m:t>+</m:t>
              </m:r>
              <m:f>
                <m:fPr>
                  <m:ctrlPr>
                    <w:rPr>
                      <w:rFonts w:ascii="Cambria Math" w:hAnsi="Cambria Math"/>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μ</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n</m:t>
                              </m:r>
                            </m:sup>
                          </m:sSup>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e>
                    <m:sup>
                      <m:r>
                        <w:rPr>
                          <w:rFonts w:ascii="Cambria Math" w:hAnsi="Cambria Math"/>
                          <w:lang w:val="en-GB"/>
                        </w:rPr>
                        <m:t>2</m:t>
                      </m:r>
                    </m:sup>
                  </m:sSup>
                </m:num>
                <m:den>
                  <m:sSup>
                    <m:sSupPr>
                      <m:ctrlPr>
                        <w:rPr>
                          <w:rFonts w:ascii="Cambria Math" w:hAnsi="Cambria Math"/>
                          <w:lang w:val="en-GB"/>
                        </w:rPr>
                      </m:ctrlPr>
                    </m:sSupPr>
                    <m:e>
                      <m:r>
                        <w:rPr>
                          <w:rFonts w:ascii="Cambria Math" w:hAnsi="Cambria Math"/>
                          <w:lang w:val="en-GB"/>
                        </w:rPr>
                        <m:t>∆</m:t>
                      </m:r>
                      <m:sSup>
                        <m:sSupPr>
                          <m:ctrlPr>
                            <w:rPr>
                              <w:rFonts w:ascii="Cambria Math" w:hAnsi="Cambria Math"/>
                              <w:lang w:val="en-GB"/>
                            </w:rPr>
                          </m:ctrlPr>
                        </m:sSupPr>
                        <m:e>
                          <m:r>
                            <w:rPr>
                              <w:rFonts w:ascii="Cambria Math" w:hAnsi="Cambria Math"/>
                              <w:lang w:val="en-GB"/>
                            </w:rPr>
                            <m:t>f</m:t>
                          </m:r>
                        </m:e>
                        <m:sup>
                          <m:r>
                            <w:rPr>
                              <w:rFonts w:ascii="Cambria Math" w:hAnsi="Cambria Math"/>
                              <w:lang w:val="en-GB"/>
                            </w:rPr>
                            <m:t>t</m:t>
                          </m:r>
                        </m:sup>
                      </m:sSup>
                    </m:e>
                    <m:sup>
                      <m:r>
                        <m:rPr>
                          <m:sty m:val="p"/>
                        </m:rPr>
                        <w:rPr>
                          <w:rFonts w:ascii="Cambria Math" w:hAnsi="Cambria Math"/>
                          <w:lang w:val="en-GB"/>
                        </w:rPr>
                        <m:t>2</m:t>
                      </m:r>
                    </m:sup>
                  </m:sSup>
                </m:den>
              </m:f>
            </m:e>
          </m:rad>
        </m:oMath>
      </m:oMathPara>
    </w:p>
    <w:p w:rsidR="009B79E7" w:rsidRDefault="00052D6D" w:rsidP="00834C7C">
      <w:pPr>
        <w:rPr>
          <w:lang w:val="en-GB"/>
        </w:rPr>
      </w:pPr>
      <w:del w:id="132" w:author="ZID" w:date="2011-08-22T22:55:00Z">
        <w:r w:rsidDel="00883A72">
          <w:rPr>
            <w:lang w:val="en-GB"/>
          </w:rPr>
          <w:delText>This model has only sense if</w:delText>
        </w:r>
      </w:del>
      <w:ins w:id="133" w:author="ZID" w:date="2011-08-22T22:55:00Z">
        <w:r w:rsidR="00883A72">
          <w:rPr>
            <w:lang w:val="en-GB"/>
          </w:rPr>
          <w:t xml:space="preserve">We require </w:t>
        </w:r>
        <w:proofErr w:type="gramStart"/>
        <w:r w:rsidR="00883A72">
          <w:rPr>
            <w:lang w:val="en-GB"/>
          </w:rPr>
          <w:t>that</w:t>
        </w:r>
      </w:ins>
      <w:r>
        <w:rPr>
          <w:lang w:val="en-GB"/>
        </w:rPr>
        <w:t xml:space="preserve"> </w:t>
      </w:r>
      <m:oMath>
        <w:proofErr w:type="gramEnd"/>
        <m:r>
          <w:rPr>
            <w:rFonts w:ascii="Cambria Math" w:hAnsi="Cambria Math"/>
            <w:lang w:val="en-GB"/>
          </w:rPr>
          <m:t>0≤</m:t>
        </m:r>
        <m:r>
          <m:rPr>
            <m:sty m:val="p"/>
          </m:rPr>
          <w:rPr>
            <w:rFonts w:ascii="Cambria Math" w:hAnsi="Cambria Math"/>
            <w:lang w:val="en-GB"/>
          </w:rPr>
          <m:t>λ≤1</m:t>
        </m:r>
      </m:oMath>
      <w:r>
        <w:rPr>
          <w:lang w:val="en-GB"/>
        </w:rPr>
        <w:t xml:space="preserve">, </w:t>
      </w:r>
      <w:del w:id="134" w:author="ZID" w:date="2011-08-22T22:56:00Z">
        <w:r w:rsidDel="00883A72">
          <w:rPr>
            <w:lang w:val="en-GB"/>
          </w:rPr>
          <w:delText xml:space="preserve">so there must be </w:delText>
        </w:r>
      </w:del>
      <w:ins w:id="135" w:author="ZID" w:date="2011-08-22T22:56:00Z">
        <w:r w:rsidR="00883A72">
          <w:rPr>
            <w:lang w:val="en-GB"/>
          </w:rPr>
          <w:t xml:space="preserve">which is fulfilled if </w:t>
        </w:r>
      </w:ins>
      <m:oMath>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r>
          <w:rPr>
            <w:rFonts w:ascii="Cambria Math" w:hAnsi="Cambria Math"/>
            <w:lang w:val="en-GB"/>
          </w:rPr>
          <m:t>≤μ</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n</m:t>
            </m:r>
          </m:sup>
        </m:sSup>
      </m:oMath>
      <w:r>
        <w:rPr>
          <w:lang w:val="en-GB"/>
        </w:rPr>
        <w:t>. If this last condition holds, then the deformation and the slipping parts of the tangential displacement are calculated as:</w:t>
      </w:r>
    </w:p>
    <w:p w:rsidR="009B79E7" w:rsidRDefault="00FE05A7" w:rsidP="004D5A33">
      <w:pPr>
        <w:ind w:left="2124"/>
        <w:rPr>
          <w:lang w:val="en-GB"/>
        </w:rPr>
      </w:pPr>
      <m:oMathPara>
        <m:oMathParaPr>
          <m:jc m:val="left"/>
        </m:oMathParaPr>
        <m:oMath>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d</m:t>
                  </m:r>
                </m:sub>
                <m:sup>
                  <m:r>
                    <w:rPr>
                      <w:rFonts w:ascii="Cambria Math" w:hAnsi="Cambria Math"/>
                      <w:lang w:val="en-GB"/>
                    </w:rPr>
                    <m:t>t</m:t>
                  </m:r>
                </m:sup>
              </m:sSubSup>
            </m:e>
          </m:acc>
          <m:r>
            <w:rPr>
              <w:rFonts w:ascii="Cambria Math" w:hAnsi="Cambria Math"/>
              <w:lang w:val="en-GB"/>
            </w:rPr>
            <m:t>=λ</m:t>
          </m:r>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oMath>
      </m:oMathPara>
    </w:p>
    <w:p w:rsidR="004D5A33" w:rsidRDefault="00FE05A7" w:rsidP="004D5A33">
      <w:pPr>
        <w:ind w:left="2124"/>
        <w:rPr>
          <w:lang w:val="en-GB"/>
        </w:rPr>
      </w:pPr>
      <m:oMathPara>
        <m:oMathParaPr>
          <m:jc m:val="left"/>
        </m:oMathParaPr>
        <m:oMath>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s</m:t>
                  </m:r>
                </m:sub>
                <m:sup>
                  <m:r>
                    <w:rPr>
                      <w:rFonts w:ascii="Cambria Math" w:hAnsi="Cambria Math"/>
                      <w:lang w:val="en-GB"/>
                    </w:rPr>
                    <m:t>t</m:t>
                  </m:r>
                </m:sup>
              </m:sSubSup>
            </m:e>
          </m:acc>
          <m:r>
            <w:rPr>
              <w:rFonts w:ascii="Cambria Math" w:hAnsi="Cambria Math"/>
              <w:lang w:val="en-GB"/>
            </w:rPr>
            <m:t>=(1-λ)</m:t>
          </m:r>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oMath>
      </m:oMathPara>
    </w:p>
    <w:p w:rsidR="009B79E7" w:rsidRDefault="004D5A33" w:rsidP="00834C7C">
      <w:pPr>
        <w:rPr>
          <w:lang w:val="en-GB"/>
        </w:rPr>
      </w:pPr>
      <w:r>
        <w:rPr>
          <w:lang w:val="en-GB"/>
        </w:rPr>
        <w:t xml:space="preserve">With these values, </w:t>
      </w:r>
      <w:del w:id="136" w:author="ZID" w:date="2011-08-22T22:56:00Z">
        <w:r w:rsidDel="00883A72">
          <w:rPr>
            <w:lang w:val="en-GB"/>
          </w:rPr>
          <w:delText>the new values for the rest of the magnitudes are calculated as</w:delText>
        </w:r>
      </w:del>
      <w:ins w:id="137" w:author="ZID" w:date="2011-08-22T22:56:00Z">
        <w:r w:rsidR="00883A72">
          <w:rPr>
            <w:lang w:val="en-GB"/>
          </w:rPr>
          <w:t>we can calculate the following</w:t>
        </w:r>
      </w:ins>
      <w:ins w:id="138" w:author="ZID" w:date="2011-08-22T22:57:00Z">
        <w:r w:rsidR="00883A72">
          <w:rPr>
            <w:lang w:val="en-GB"/>
          </w:rPr>
          <w:t xml:space="preserve"> quantities for the next time-step</w:t>
        </w:r>
      </w:ins>
      <w:r>
        <w:rPr>
          <w:lang w:val="en-GB"/>
        </w:rPr>
        <w:t>:</w:t>
      </w:r>
    </w:p>
    <w:p w:rsidR="004D5A33" w:rsidRDefault="00FE05A7" w:rsidP="004D5A33">
      <w:pPr>
        <w:ind w:left="2124"/>
        <w:rPr>
          <w:lang w:val="en-GB"/>
        </w:rPr>
      </w:pPr>
      <m:oMathPara>
        <m:oMathParaPr>
          <m:jc m:val="left"/>
        </m:oMathParaPr>
        <m:oMath>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n</m:t>
                  </m:r>
                </m:sub>
                <m:sup>
                  <m:r>
                    <w:rPr>
                      <w:rFonts w:ascii="Cambria Math" w:hAnsi="Cambria Math"/>
                      <w:lang w:val="en-GB"/>
                    </w:rPr>
                    <m:t>t</m:t>
                  </m:r>
                </m:sup>
              </m:sSubSup>
            </m:e>
          </m:acc>
          <m:r>
            <w:rPr>
              <w:rFonts w:ascii="Cambria Math" w:hAnsi="Cambria Math"/>
              <w:lang w:val="en-GB"/>
            </w:rPr>
            <m:t xml:space="preserve">= </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0</m:t>
                  </m:r>
                </m:sub>
                <m:sup>
                  <m:r>
                    <w:rPr>
                      <w:rFonts w:ascii="Cambria Math" w:hAnsi="Cambria Math"/>
                      <w:lang w:val="en-GB"/>
                    </w:rPr>
                    <m:t>t</m:t>
                  </m:r>
                </m:sup>
              </m:sSubSup>
            </m:e>
          </m:acc>
          <m:r>
            <w:rPr>
              <w:rFonts w:ascii="Cambria Math" w:hAnsi="Cambria Math"/>
              <w:lang w:val="en-GB"/>
            </w:rPr>
            <m:t>+λ</m:t>
          </m:r>
          <m:acc>
            <m:accPr>
              <m:chr m:val="⃗"/>
              <m:ctrlPr>
                <w:rPr>
                  <w:rFonts w:ascii="Cambria Math" w:hAnsi="Cambria Math"/>
                  <w:i/>
                  <w:lang w:val="en-GB"/>
                </w:rPr>
              </m:ctrlPr>
            </m:accPr>
            <m:e>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oMath>
      </m:oMathPara>
    </w:p>
    <w:p w:rsidR="004D5A33" w:rsidRDefault="00FE05A7" w:rsidP="004D5A33">
      <w:pPr>
        <w:ind w:left="2124"/>
        <w:rPr>
          <w:lang w:val="en-GB"/>
        </w:rPr>
      </w:pPr>
      <m:oMathPara>
        <m:oMathParaPr>
          <m:jc m:val="left"/>
        </m:oMathParaPr>
        <m:oMath>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en</m:t>
                  </m:r>
                </m:sub>
                <m:sup>
                  <m:r>
                    <w:rPr>
                      <w:rFonts w:ascii="Cambria Math" w:hAnsi="Cambria Math"/>
                      <w:lang w:val="en-GB"/>
                    </w:rPr>
                    <m:t>t</m:t>
                  </m:r>
                </m:sup>
              </m:sSubSup>
            </m:e>
          </m:acc>
          <m:r>
            <w:rPr>
              <w:rFonts w:ascii="Cambria Math" w:hAnsi="Cambria Math"/>
              <w:lang w:val="en-GB"/>
            </w:rPr>
            <m:t xml:space="preserve">= </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e>
          </m:acc>
          <m:r>
            <w:rPr>
              <w:rFonts w:ascii="Cambria Math" w:hAnsi="Cambria Math"/>
              <w:lang w:val="en-GB"/>
            </w:rPr>
            <m:t>+λ</m:t>
          </m:r>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m:t>
                  </m:r>
                </m:sub>
                <m:sup>
                  <m:r>
                    <w:rPr>
                      <w:rFonts w:ascii="Cambria Math" w:hAnsi="Cambria Math"/>
                      <w:lang w:val="en-GB"/>
                    </w:rPr>
                    <m:t>t</m:t>
                  </m:r>
                </m:sup>
              </m:sSubSup>
            </m:e>
          </m:acc>
        </m:oMath>
      </m:oMathPara>
    </w:p>
    <w:p w:rsidR="004D5A33" w:rsidRDefault="00FE05A7" w:rsidP="004D5A33">
      <w:pPr>
        <w:ind w:left="2124"/>
        <w:rPr>
          <w:ins w:id="139" w:author="ZID" w:date="2011-08-22T22:57:00Z"/>
          <w:lang w:val="en-GB"/>
        </w:rPr>
      </w:pPr>
      <m:oMathPara>
        <m:oMathParaPr>
          <m:jc m:val="left"/>
        </m:oMathParaPr>
        <m:oMath>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sn</m:t>
                  </m:r>
                </m:sub>
                <m:sup>
                  <m:r>
                    <w:rPr>
                      <w:rFonts w:ascii="Cambria Math" w:hAnsi="Cambria Math"/>
                      <w:lang w:val="en-GB"/>
                    </w:rPr>
                    <m:t>t</m:t>
                  </m:r>
                </m:sup>
              </m:sSubSup>
            </m:e>
          </m:acc>
          <m:r>
            <w:rPr>
              <w:rFonts w:ascii="Cambria Math" w:hAnsi="Cambria Math"/>
              <w:lang w:val="en-GB"/>
            </w:rPr>
            <m:t xml:space="preserve">= </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e>
          </m:acc>
          <m:r>
            <w:rPr>
              <w:rFonts w:ascii="Cambria Math" w:hAnsi="Cambria Math"/>
              <w:lang w:val="en-GB"/>
            </w:rPr>
            <m:t>+λ</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m:t>
                      </m:r>
                    </m:sub>
                    <m:sup>
                      <m:r>
                        <w:rPr>
                          <w:rFonts w:ascii="Cambria Math" w:hAnsi="Cambria Math"/>
                          <w:lang w:val="en-GB"/>
                        </w:rPr>
                        <m:t>t</m:t>
                      </m:r>
                    </m:sup>
                  </m:sSubSup>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v</m:t>
                      </m:r>
                    </m:sub>
                    <m:sup>
                      <m:r>
                        <w:rPr>
                          <w:rFonts w:ascii="Cambria Math" w:hAnsi="Cambria Math"/>
                          <w:lang w:val="en-GB"/>
                        </w:rPr>
                        <m:t>t</m:t>
                      </m:r>
                    </m:sup>
                  </m:sSubSup>
                </m:e>
              </m:acc>
            </m:e>
          </m:d>
        </m:oMath>
      </m:oMathPara>
    </w:p>
    <w:p w:rsidR="00883A72" w:rsidRDefault="00883A72" w:rsidP="00883A72">
      <w:pPr>
        <w:rPr>
          <w:lang w:val="en-GB"/>
        </w:rPr>
        <w:pPrChange w:id="140" w:author="ZID" w:date="2011-08-22T22:57:00Z">
          <w:pPr>
            <w:ind w:left="2124"/>
          </w:pPr>
        </w:pPrChange>
      </w:pPr>
      <w:proofErr w:type="gramStart"/>
      <w:ins w:id="141" w:author="ZID" w:date="2011-08-22T22:57:00Z">
        <w:r>
          <w:rPr>
            <w:lang w:val="en-GB"/>
          </w:rPr>
          <w:t>and</w:t>
        </w:r>
        <w:proofErr w:type="gramEnd"/>
        <w:r>
          <w:rPr>
            <w:lang w:val="en-GB"/>
          </w:rPr>
          <w:t xml:space="preserve"> update the energy terms accordingly:</w:t>
        </w:r>
      </w:ins>
    </w:p>
    <w:p w:rsidR="004D5A33" w:rsidRDefault="004D5A33" w:rsidP="004D5A33">
      <w:pPr>
        <w:ind w:left="2124"/>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e</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λ</m:t>
              </m:r>
            </m:num>
            <m:den>
              <m:r>
                <w:rPr>
                  <w:rFonts w:ascii="Cambria Math" w:hAnsi="Cambria Math"/>
                  <w:lang w:val="en-GB"/>
                </w:rPr>
                <m:t>2</m:t>
              </m:r>
            </m:den>
          </m:f>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en</m:t>
                  </m:r>
                </m:sub>
                <m:sup>
                  <m:r>
                    <w:rPr>
                      <w:rFonts w:ascii="Cambria Math" w:hAnsi="Cambria Math"/>
                      <w:lang w:val="en-GB"/>
                    </w:rPr>
                    <m:t>t</m:t>
                  </m:r>
                </m:sup>
              </m:sSubSup>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oMath>
      </m:oMathPara>
    </w:p>
    <w:p w:rsidR="004D5A33" w:rsidRDefault="004D5A33" w:rsidP="004D5A33">
      <w:pPr>
        <w:ind w:left="2124"/>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v</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λ</m:t>
              </m:r>
            </m:num>
            <m:den>
              <m:r>
                <w:rPr>
                  <w:rFonts w:ascii="Cambria Math" w:hAnsi="Cambria Math"/>
                  <w:lang w:val="en-GB"/>
                </w:rPr>
                <m:t>2</m:t>
              </m:r>
            </m:den>
          </m:f>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v</m:t>
                  </m:r>
                </m:sub>
                <m:sup>
                  <m:r>
                    <w:rPr>
                      <w:rFonts w:ascii="Cambria Math" w:hAnsi="Cambria Math"/>
                      <w:lang w:val="en-GB"/>
                    </w:rPr>
                    <m:t>t</m:t>
                  </m:r>
                </m:sup>
              </m:sSubSup>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oMath>
      </m:oMathPara>
    </w:p>
    <w:p w:rsidR="004D5A33" w:rsidRDefault="004D5A33" w:rsidP="004D5A33">
      <w:pPr>
        <w:ind w:left="2124"/>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f</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1-λ</m:t>
              </m:r>
            </m:num>
            <m:den>
              <m:r>
                <w:rPr>
                  <w:rFonts w:ascii="Cambria Math" w:hAnsi="Cambria Math"/>
                  <w:lang w:val="en-GB"/>
                </w:rPr>
                <m:t>2</m:t>
              </m:r>
            </m:den>
          </m:f>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sn</m:t>
                  </m:r>
                </m:sub>
                <m:sup>
                  <m:r>
                    <w:rPr>
                      <w:rFonts w:ascii="Cambria Math" w:hAnsi="Cambria Math"/>
                      <w:lang w:val="en-GB"/>
                    </w:rPr>
                    <m:t>t</m:t>
                  </m:r>
                </m:sup>
              </m:sSubSup>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oMath>
      </m:oMathPara>
    </w:p>
    <w:p w:rsidR="00CA7407" w:rsidRDefault="00B23CCE" w:rsidP="00CA7407">
      <w:pPr>
        <w:rPr>
          <w:lang w:val="en-GB"/>
        </w:rPr>
      </w:pPr>
      <w:proofErr w:type="gramStart"/>
      <w:r>
        <w:rPr>
          <w:lang w:val="en-GB"/>
        </w:rPr>
        <w:t xml:space="preserve">If </w:t>
      </w:r>
      <m:oMath>
        <w:proofErr w:type="gramEnd"/>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r>
          <w:rPr>
            <w:rFonts w:ascii="Cambria Math" w:hAnsi="Cambria Math"/>
            <w:lang w:val="en-GB"/>
          </w:rPr>
          <m:t>&gt;μ</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n</m:t>
            </m:r>
          </m:sup>
        </m:sSup>
      </m:oMath>
      <w:r>
        <w:rPr>
          <w:lang w:val="en-GB"/>
        </w:rPr>
        <w:t xml:space="preserve">, then </w:t>
      </w:r>
      <m:oMath>
        <m:r>
          <m:rPr>
            <m:sty m:val="p"/>
          </m:rPr>
          <w:rPr>
            <w:rFonts w:ascii="Cambria Math" w:hAnsi="Cambria Math"/>
            <w:lang w:val="en-GB"/>
          </w:rPr>
          <m:t>λ</m:t>
        </m:r>
        <m:r>
          <w:rPr>
            <w:rFonts w:ascii="Cambria Math" w:hAnsi="Cambria Math"/>
            <w:lang w:val="en-GB"/>
          </w:rPr>
          <m:t>&lt;0</m:t>
        </m:r>
      </m:oMath>
      <w:r>
        <w:rPr>
          <w:lang w:val="en-GB"/>
        </w:rPr>
        <w:t xml:space="preserve">. This </w:t>
      </w:r>
      <w:del w:id="142" w:author="ZID" w:date="2011-08-22T22:58:00Z">
        <w:r w:rsidDel="00883A72">
          <w:rPr>
            <w:lang w:val="en-GB"/>
          </w:rPr>
          <w:delText xml:space="preserve">is caused </w:delText>
        </w:r>
      </w:del>
      <w:ins w:id="143" w:author="ZID" w:date="2011-08-22T22:58:00Z">
        <w:r w:rsidR="00883A72">
          <w:rPr>
            <w:lang w:val="en-GB"/>
          </w:rPr>
          <w:t xml:space="preserve">situation can arise </w:t>
        </w:r>
      </w:ins>
      <w:r>
        <w:rPr>
          <w:lang w:val="en-GB"/>
        </w:rPr>
        <w:t>because as the collision evolves</w:t>
      </w:r>
      <w:proofErr w:type="gramStart"/>
      <w:r>
        <w:rPr>
          <w:lang w:val="en-GB"/>
        </w:rPr>
        <w:t xml:space="preserve">, </w:t>
      </w:r>
      <m:oMath>
        <w:proofErr w:type="gramEnd"/>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n</m:t>
            </m:r>
          </m:sup>
        </m:sSup>
        <m:r>
          <w:rPr>
            <w:rFonts w:ascii="Cambria Math" w:hAnsi="Cambria Math"/>
            <w:lang w:val="en-GB"/>
          </w:rPr>
          <m:t>&lt;0</m:t>
        </m:r>
      </m:oMath>
      <w:r w:rsidR="00CA7407">
        <w:rPr>
          <w:lang w:val="en-GB"/>
        </w:rPr>
        <w:t xml:space="preserve">, and </w:t>
      </w:r>
      <w:del w:id="144" w:author="ZID" w:date="2011-08-22T22:58:00Z">
        <w:r w:rsidR="00CA7407" w:rsidDel="00883A72">
          <w:rPr>
            <w:lang w:val="en-GB"/>
          </w:rPr>
          <w:delText xml:space="preserve">then </w:delText>
        </w:r>
        <w:r w:rsidR="00A61EEC" w:rsidDel="00883A72">
          <w:rPr>
            <w:lang w:val="en-GB"/>
          </w:rPr>
          <w:delText>as the result of the last time step</w:delText>
        </w:r>
      </w:del>
      <w:ins w:id="145" w:author="ZID" w:date="2011-08-22T22:58:00Z">
        <w:r w:rsidR="00883A72">
          <w:rPr>
            <w:lang w:val="en-GB"/>
          </w:rPr>
          <w:t>after updating the normal force</w:t>
        </w:r>
      </w:ins>
      <w:r w:rsidR="00CA7407">
        <w:rPr>
          <w:lang w:val="en-GB"/>
        </w:rPr>
        <w:t xml:space="preserve">, the friction limit </w:t>
      </w:r>
      <w:ins w:id="146" w:author="ZID" w:date="2011-08-22T22:58:00Z">
        <w:r w:rsidR="00883A72">
          <w:rPr>
            <w:lang w:val="en-GB"/>
          </w:rPr>
          <w:t xml:space="preserve">for the tangential force </w:t>
        </w:r>
      </w:ins>
      <w:r w:rsidR="00CA7407">
        <w:rPr>
          <w:lang w:val="en-GB"/>
        </w:rPr>
        <w:t>is reached. The model we propose is that the slip progress</w:t>
      </w:r>
      <w:ins w:id="147" w:author="ZID" w:date="2011-08-22T23:00:00Z">
        <w:r w:rsidR="00B13587">
          <w:rPr>
            <w:lang w:val="en-GB"/>
          </w:rPr>
          <w:t>es</w:t>
        </w:r>
      </w:ins>
      <w:r w:rsidR="00CA7407">
        <w:rPr>
          <w:lang w:val="en-GB"/>
        </w:rPr>
        <w:t xml:space="preserve"> from the initial point of this new step</w:t>
      </w:r>
      <w:ins w:id="148" w:author="ZID" w:date="2011-08-22T23:00:00Z">
        <w:r w:rsidR="001935AD">
          <w:rPr>
            <w:lang w:val="en-GB"/>
          </w:rPr>
          <w:t>, s</w:t>
        </w:r>
      </w:ins>
      <w:del w:id="149" w:author="ZID" w:date="2011-08-22T23:00:00Z">
        <w:r w:rsidR="00CA7407" w:rsidDel="001935AD">
          <w:rPr>
            <w:lang w:val="en-GB"/>
          </w:rPr>
          <w:delText xml:space="preserve">. </w:delText>
        </w:r>
        <w:r w:rsidR="00310FB3" w:rsidDel="001935AD">
          <w:rPr>
            <w:lang w:val="en-GB"/>
          </w:rPr>
          <w:delText>S</w:delText>
        </w:r>
      </w:del>
      <w:r w:rsidR="00310FB3">
        <w:rPr>
          <w:lang w:val="en-GB"/>
        </w:rPr>
        <w:t>o</w:t>
      </w:r>
      <w:del w:id="150" w:author="ZID" w:date="2011-08-22T23:00:00Z">
        <w:r w:rsidR="00310FB3" w:rsidDel="001935AD">
          <w:rPr>
            <w:lang w:val="en-GB"/>
          </w:rPr>
          <w:delText>,</w:delText>
        </w:r>
      </w:del>
      <w:r w:rsidR="00310FB3">
        <w:rPr>
          <w:lang w:val="en-GB"/>
        </w:rPr>
        <w:t xml:space="preserve"> </w:t>
      </w:r>
      <m:oMath>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d</m:t>
                </m:r>
              </m:sub>
              <m:sup>
                <m:r>
                  <w:rPr>
                    <w:rFonts w:ascii="Cambria Math" w:hAnsi="Cambria Math"/>
                    <w:lang w:val="en-GB"/>
                  </w:rPr>
                  <m:t>t</m:t>
                </m:r>
              </m:sup>
            </m:sSubSup>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oMath>
      <w:del w:id="151" w:author="ZID" w:date="2011-08-22T23:00:00Z">
        <w:r w:rsidR="00CA7407" w:rsidDel="001935AD">
          <w:rPr>
            <w:lang w:val="en-GB"/>
          </w:rPr>
          <w:delText>,</w:delText>
        </w:r>
      </w:del>
      <w:ins w:id="152" w:author="ZID" w:date="2011-08-22T23:00:00Z">
        <w:r w:rsidR="001935AD">
          <w:rPr>
            <w:lang w:val="en-GB"/>
          </w:rPr>
          <w:t xml:space="preserve">. </w:t>
        </w:r>
        <w:proofErr w:type="spellStart"/>
        <w:r w:rsidR="001935AD">
          <w:rPr>
            <w:lang w:val="en-GB"/>
          </w:rPr>
          <w:t>B</w:t>
        </w:r>
      </w:ins>
      <w:del w:id="153" w:author="ZID" w:date="2011-08-22T23:00:00Z">
        <w:r w:rsidR="00CA7407" w:rsidDel="001935AD">
          <w:rPr>
            <w:lang w:val="en-GB"/>
          </w:rPr>
          <w:delText xml:space="preserve"> b</w:delText>
        </w:r>
      </w:del>
      <w:r w:rsidR="00CA7407">
        <w:rPr>
          <w:lang w:val="en-GB"/>
        </w:rPr>
        <w:t xml:space="preserve">ut </w:t>
      </w:r>
      <w:proofErr w:type="spellEnd"/>
      <w:r w:rsidR="00CA7407">
        <w:rPr>
          <w:lang w:val="en-GB"/>
        </w:rPr>
        <w:t xml:space="preserve">there is also a tangential spring unloading effect until the friction limit is reached from above. An elastic recuperation </w:t>
      </w:r>
      <w:del w:id="154" w:author="ZID" w:date="2011-08-22T23:00:00Z">
        <w:r w:rsidR="00CA7407" w:rsidDel="001935AD">
          <w:rPr>
            <w:lang w:val="en-GB"/>
          </w:rPr>
          <w:delText>is produced</w:delText>
        </w:r>
      </w:del>
      <w:ins w:id="155" w:author="ZID" w:date="2011-08-22T23:00:00Z">
        <w:r w:rsidR="001935AD">
          <w:rPr>
            <w:lang w:val="en-GB"/>
          </w:rPr>
          <w:t>takes place</w:t>
        </w:r>
      </w:ins>
      <w:r w:rsidR="00CA7407">
        <w:rPr>
          <w:lang w:val="en-GB"/>
        </w:rPr>
        <w:t>, and this also contributes to the total slipping displacement. In figure</w:t>
      </w:r>
      <w:r w:rsidR="00A61EEC">
        <w:rPr>
          <w:lang w:val="en-GB"/>
        </w:rPr>
        <w:t xml:space="preserve"> 2</w:t>
      </w:r>
      <w:r w:rsidR="00CA7407">
        <w:rPr>
          <w:lang w:val="en-GB"/>
        </w:rPr>
        <w:t xml:space="preserve">, the </w:t>
      </w:r>
      <w:r w:rsidR="00A61EEC">
        <w:rPr>
          <w:lang w:val="en-GB"/>
        </w:rPr>
        <w:t>model is shown</w:t>
      </w:r>
      <w:r w:rsidR="00CA7407">
        <w:rPr>
          <w:lang w:val="en-GB"/>
        </w:rPr>
        <w:t xml:space="preserve">. First of all, </w:t>
      </w:r>
      <w:del w:id="156" w:author="ZID" w:date="2011-08-22T23:01:00Z">
        <w:r w:rsidR="00CA7407" w:rsidDel="001935AD">
          <w:rPr>
            <w:lang w:val="en-GB"/>
          </w:rPr>
          <w:delText xml:space="preserve">it is </w:delText>
        </w:r>
      </w:del>
      <w:ins w:id="157" w:author="ZID" w:date="2011-08-22T23:01:00Z">
        <w:r w:rsidR="001935AD">
          <w:rPr>
            <w:lang w:val="en-GB"/>
          </w:rPr>
          <w:t xml:space="preserve">we </w:t>
        </w:r>
      </w:ins>
      <w:r w:rsidR="00CA7407">
        <w:rPr>
          <w:lang w:val="en-GB"/>
        </w:rPr>
        <w:t>define</w:t>
      </w:r>
      <w:del w:id="158" w:author="ZID" w:date="2011-08-22T23:01:00Z">
        <w:r w:rsidR="00CA7407" w:rsidDel="001935AD">
          <w:rPr>
            <w:lang w:val="en-GB"/>
          </w:rPr>
          <w:delText>d</w:delText>
        </w:r>
      </w:del>
      <w:r w:rsidR="00CA7407">
        <w:rPr>
          <w:lang w:val="en-GB"/>
        </w:rPr>
        <w:t xml:space="preserve"> </w:t>
      </w:r>
      <m:oMath>
        <m:r>
          <w:rPr>
            <w:rFonts w:ascii="Cambria Math" w:hAnsi="Cambria Math"/>
            <w:lang w:val="en-GB"/>
          </w:rPr>
          <m:t>β=</m:t>
        </m:r>
        <m:f>
          <m:fPr>
            <m:ctrlPr>
              <w:rPr>
                <w:rFonts w:ascii="Cambria Math" w:hAnsi="Cambria Math"/>
                <w:i/>
                <w:lang w:val="en-GB"/>
              </w:rPr>
            </m:ctrlPr>
          </m:fPr>
          <m:num>
            <m:r>
              <w:rPr>
                <w:rFonts w:ascii="Cambria Math" w:hAnsi="Cambria Math"/>
                <w:lang w:val="en-GB"/>
              </w:rPr>
              <m:t>μ</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n</m:t>
                </m:r>
              </m:sup>
            </m:sSup>
          </m:num>
          <m:den>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e0</m:t>
                </m:r>
              </m:sub>
            </m:sSub>
          </m:den>
        </m:f>
      </m:oMath>
      <w:r w:rsidR="00A61EEC">
        <w:rPr>
          <w:lang w:val="en-GB"/>
        </w:rPr>
        <w:t>. T</w:t>
      </w:r>
      <w:r w:rsidR="00CA7407">
        <w:rPr>
          <w:lang w:val="en-GB"/>
        </w:rPr>
        <w:t xml:space="preserve">he new tangential deformation in the contact </w:t>
      </w:r>
      <w:proofErr w:type="gramStart"/>
      <w:r w:rsidR="00CA7407">
        <w:rPr>
          <w:lang w:val="en-GB"/>
        </w:rPr>
        <w:t>patch,</w:t>
      </w:r>
      <w:proofErr w:type="gramEnd"/>
      <w:r w:rsidR="00CA7407">
        <w:rPr>
          <w:lang w:val="en-GB"/>
        </w:rPr>
        <w:t xml:space="preserve"> </w:t>
      </w:r>
      <w:r w:rsidR="003B448D">
        <w:rPr>
          <w:lang w:val="en-GB"/>
        </w:rPr>
        <w:t>and</w:t>
      </w:r>
      <w:r w:rsidR="00CA7407">
        <w:rPr>
          <w:lang w:val="en-GB"/>
        </w:rPr>
        <w:t xml:space="preserve"> the other magnitudes are:</w:t>
      </w:r>
    </w:p>
    <w:p w:rsidR="00CA7407" w:rsidRDefault="007B3B80" w:rsidP="00A61EEC">
      <w:pPr>
        <w:jc w:val="center"/>
        <w:rPr>
          <w:lang w:val="en-GB"/>
        </w:rPr>
      </w:pPr>
      <w:r>
        <w:rPr>
          <w:noProof/>
          <w:lang w:val="de-AT" w:eastAsia="de-AT"/>
        </w:rPr>
        <w:lastRenderedPageBreak/>
        <w:drawing>
          <wp:inline distT="0" distB="0" distL="0" distR="0">
            <wp:extent cx="2880000" cy="2880000"/>
            <wp:effectExtent l="19050" t="0" r="0" b="0"/>
            <wp:docPr id="10" name="9 Imagen" descr="fig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jpg"/>
                    <pic:cNvPicPr/>
                  </pic:nvPicPr>
                  <pic:blipFill>
                    <a:blip r:embed="rId9" cstate="print"/>
                    <a:stretch>
                      <a:fillRect/>
                    </a:stretch>
                  </pic:blipFill>
                  <pic:spPr>
                    <a:xfrm>
                      <a:off x="0" y="0"/>
                      <a:ext cx="2880000" cy="2880000"/>
                    </a:xfrm>
                    <a:prstGeom prst="rect">
                      <a:avLst/>
                    </a:prstGeom>
                  </pic:spPr>
                </pic:pic>
              </a:graphicData>
            </a:graphic>
          </wp:inline>
        </w:drawing>
      </w:r>
    </w:p>
    <w:p w:rsidR="004B2992" w:rsidRDefault="004B2992" w:rsidP="00A61EEC">
      <w:pPr>
        <w:tabs>
          <w:tab w:val="left" w:pos="1276"/>
          <w:tab w:val="left" w:pos="6521"/>
        </w:tabs>
        <w:jc w:val="center"/>
        <w:rPr>
          <w:lang w:val="en-GB"/>
        </w:rPr>
      </w:pPr>
      <w:r>
        <w:rPr>
          <w:lang w:val="en-GB"/>
        </w:rPr>
        <w:t>Figure 2</w:t>
      </w:r>
    </w:p>
    <w:p w:rsidR="00CA7407" w:rsidRDefault="00FE05A7" w:rsidP="00CA7407">
      <w:pPr>
        <w:ind w:left="2124"/>
        <w:rPr>
          <w:lang w:val="en-GB"/>
        </w:rPr>
      </w:pPr>
      <m:oMathPara>
        <m:oMathParaPr>
          <m:jc m:val="left"/>
        </m:oMathParaPr>
        <m:oMath>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d</m:t>
                  </m:r>
                </m:sub>
                <m:sup>
                  <m:r>
                    <w:rPr>
                      <w:rFonts w:ascii="Cambria Math" w:hAnsi="Cambria Math"/>
                      <w:lang w:val="en-GB"/>
                    </w:rPr>
                    <m:t>t</m:t>
                  </m:r>
                </m:sup>
              </m:sSubSup>
            </m:e>
          </m:acc>
          <m:r>
            <w:rPr>
              <w:rFonts w:ascii="Cambria Math" w:hAnsi="Cambria Math"/>
              <w:lang w:val="en-GB"/>
            </w:rPr>
            <m:t>=-(1-β)</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0</m:t>
                  </m:r>
                </m:sub>
                <m:sup>
                  <m:r>
                    <w:rPr>
                      <w:rFonts w:ascii="Cambria Math" w:hAnsi="Cambria Math"/>
                      <w:lang w:val="en-GB"/>
                    </w:rPr>
                    <m:t>t</m:t>
                  </m:r>
                </m:sup>
              </m:sSubSup>
            </m:e>
          </m:acc>
        </m:oMath>
      </m:oMathPara>
    </w:p>
    <w:p w:rsidR="00CA7407" w:rsidRDefault="00FE05A7" w:rsidP="00CA7407">
      <w:pPr>
        <w:ind w:left="2124"/>
        <w:rPr>
          <w:lang w:val="en-GB"/>
        </w:rPr>
      </w:pPr>
      <m:oMathPara>
        <m:oMathParaPr>
          <m:jc m:val="left"/>
        </m:oMathParaPr>
        <m:oMath>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s</m:t>
                  </m:r>
                </m:sub>
                <m:sup>
                  <m:r>
                    <w:rPr>
                      <w:rFonts w:ascii="Cambria Math" w:hAnsi="Cambria Math"/>
                      <w:lang w:val="en-GB"/>
                    </w:rPr>
                    <m:t>t</m:t>
                  </m:r>
                </m:sup>
              </m:sSubSup>
            </m:e>
          </m:acc>
          <m:r>
            <w:rPr>
              <w:rFonts w:ascii="Cambria Math" w:hAnsi="Cambria Math"/>
              <w:lang w:val="en-GB"/>
            </w:rPr>
            <m:t>=</m:t>
          </m:r>
          <m:d>
            <m:dPr>
              <m:ctrlPr>
                <w:rPr>
                  <w:rFonts w:ascii="Cambria Math" w:hAnsi="Cambria Math"/>
                  <w:i/>
                  <w:lang w:val="en-GB"/>
                </w:rPr>
              </m:ctrlPr>
            </m:dPr>
            <m:e>
              <m:r>
                <w:rPr>
                  <w:rFonts w:ascii="Cambria Math" w:hAnsi="Cambria Math"/>
                  <w:lang w:val="en-GB"/>
                </w:rPr>
                <m:t>1-β</m:t>
              </m:r>
            </m:e>
          </m:d>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0</m:t>
                  </m:r>
                </m:sub>
                <m:sup>
                  <m:r>
                    <w:rPr>
                      <w:rFonts w:ascii="Cambria Math" w:hAnsi="Cambria Math"/>
                      <w:lang w:val="en-GB"/>
                    </w:rPr>
                    <m:t>t</m:t>
                  </m:r>
                </m:sup>
              </m:sSubSup>
            </m:e>
          </m:acc>
          <m:r>
            <w:rPr>
              <w:rFonts w:ascii="Cambria Math" w:hAnsi="Cambria Math"/>
              <w:lang w:val="en-GB"/>
            </w:rPr>
            <m:t>+</m:t>
          </m:r>
          <m:acc>
            <m:accPr>
              <m:chr m:val="⃗"/>
              <m:ctrlPr>
                <w:rPr>
                  <w:rFonts w:ascii="Cambria Math" w:hAnsi="Cambria Math"/>
                  <w:i/>
                  <w:lang w:val="en-GB"/>
                </w:rPr>
              </m:ctrlPr>
            </m:accPr>
            <m:e>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oMath>
      </m:oMathPara>
    </w:p>
    <w:p w:rsidR="00CA7407" w:rsidRDefault="00FE05A7" w:rsidP="00CA7407">
      <w:pPr>
        <w:ind w:left="2124"/>
        <w:rPr>
          <w:lang w:val="en-GB"/>
        </w:rPr>
      </w:pPr>
      <m:oMathPara>
        <m:oMathParaPr>
          <m:jc m:val="left"/>
        </m:oMathParaPr>
        <m:oMath>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n</m:t>
                  </m:r>
                </m:sub>
                <m:sup>
                  <m:r>
                    <w:rPr>
                      <w:rFonts w:ascii="Cambria Math" w:hAnsi="Cambria Math"/>
                      <w:lang w:val="en-GB"/>
                    </w:rPr>
                    <m:t>t</m:t>
                  </m:r>
                </m:sup>
              </m:sSubSup>
            </m:e>
          </m:acc>
          <m:r>
            <w:rPr>
              <w:rFonts w:ascii="Cambria Math" w:hAnsi="Cambria Math"/>
              <w:lang w:val="en-GB"/>
            </w:rPr>
            <m:t>= β</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0</m:t>
                  </m:r>
                </m:sub>
                <m:sup>
                  <m:r>
                    <w:rPr>
                      <w:rFonts w:ascii="Cambria Math" w:hAnsi="Cambria Math"/>
                      <w:lang w:val="en-GB"/>
                    </w:rPr>
                    <m:t>t</m:t>
                  </m:r>
                </m:sup>
              </m:sSubSup>
            </m:e>
          </m:acc>
        </m:oMath>
      </m:oMathPara>
    </w:p>
    <w:p w:rsidR="00CA7407" w:rsidRDefault="00FE05A7" w:rsidP="00CA7407">
      <w:pPr>
        <w:ind w:left="2124"/>
        <w:rPr>
          <w:lang w:val="en-GB"/>
        </w:rPr>
      </w:pPr>
      <m:oMathPara>
        <m:oMathParaPr>
          <m:jc m:val="left"/>
        </m:oMathParaPr>
        <m:oMath>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sn</m:t>
                  </m:r>
                </m:sub>
                <m:sup>
                  <m:r>
                    <w:rPr>
                      <w:rFonts w:ascii="Cambria Math" w:hAnsi="Cambria Math"/>
                      <w:lang w:val="en-GB"/>
                    </w:rPr>
                    <m:t>t</m:t>
                  </m:r>
                </m:sup>
              </m:sSubSup>
            </m:e>
          </m:acc>
          <m:r>
            <w:rPr>
              <w:rFonts w:ascii="Cambria Math" w:hAnsi="Cambria Math"/>
              <w:lang w:val="en-GB"/>
            </w:rPr>
            <m:t xml:space="preserve">= </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en</m:t>
                  </m:r>
                </m:sub>
                <m:sup>
                  <m:r>
                    <w:rPr>
                      <w:rFonts w:ascii="Cambria Math" w:hAnsi="Cambria Math"/>
                      <w:lang w:val="en-GB"/>
                    </w:rPr>
                    <m:t>t</m:t>
                  </m:r>
                </m:sup>
              </m:sSubSup>
            </m:e>
          </m:acc>
          <m:r>
            <w:rPr>
              <w:rFonts w:ascii="Cambria Math" w:hAnsi="Cambria Math"/>
              <w:lang w:val="en-GB"/>
            </w:rPr>
            <m:t>=β</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e>
          </m:acc>
        </m:oMath>
      </m:oMathPara>
    </w:p>
    <w:p w:rsidR="00CA7407" w:rsidRDefault="00CA7407" w:rsidP="00CA7407">
      <w:pPr>
        <w:ind w:left="2124"/>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e</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β</m:t>
          </m:r>
          <m:d>
            <m:dPr>
              <m:ctrlPr>
                <w:rPr>
                  <w:rFonts w:ascii="Cambria Math" w:hAnsi="Cambria Math"/>
                  <w:i/>
                  <w:lang w:val="en-GB"/>
                </w:rPr>
              </m:ctrlPr>
            </m:dPr>
            <m:e>
              <m:r>
                <w:rPr>
                  <w:rFonts w:ascii="Cambria Math" w:hAnsi="Cambria Math"/>
                  <w:lang w:val="en-GB"/>
                </w:rPr>
                <m:t>1-β</m:t>
              </m:r>
            </m:e>
          </m:d>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e>
          </m:acc>
          <m:r>
            <w:rPr>
              <w:rFonts w:ascii="Cambria Math" w:hAnsi="Cambria Math"/>
              <w:lang w:val="en-GB"/>
            </w:rPr>
            <m:t>∙</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0</m:t>
                  </m:r>
                </m:sub>
                <m:sup>
                  <m:r>
                    <w:rPr>
                      <w:rFonts w:ascii="Cambria Math" w:hAnsi="Cambria Math"/>
                      <w:lang w:val="en-GB"/>
                    </w:rPr>
                    <m:t>t</m:t>
                  </m:r>
                </m:sup>
              </m:sSubSup>
            </m:e>
          </m:acc>
        </m:oMath>
      </m:oMathPara>
    </w:p>
    <w:p w:rsidR="00CA7407" w:rsidRDefault="00CA7407" w:rsidP="00CA7407">
      <w:pPr>
        <w:ind w:left="2124"/>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v</m:t>
              </m:r>
            </m:sub>
          </m:sSub>
          <m:r>
            <w:rPr>
              <w:rFonts w:ascii="Cambria Math" w:hAnsi="Cambria Math"/>
              <w:lang w:val="en-GB"/>
            </w:rPr>
            <m:t>=0</m:t>
          </m:r>
        </m:oMath>
      </m:oMathPara>
    </w:p>
    <w:p w:rsidR="00CA7407" w:rsidRDefault="00CA7407" w:rsidP="00CA7407">
      <w:pPr>
        <w:ind w:left="2124"/>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f</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β</m:t>
              </m:r>
            </m:num>
            <m:den>
              <m:r>
                <w:rPr>
                  <w:rFonts w:ascii="Cambria Math" w:hAnsi="Cambria Math"/>
                  <w:lang w:val="en-GB"/>
                </w:rPr>
                <m:t>2</m:t>
              </m:r>
            </m:den>
          </m:f>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e>
          </m:acc>
          <m:r>
            <w:rPr>
              <w:rFonts w:ascii="Cambria Math" w:hAnsi="Cambria Math"/>
              <w:lang w:val="en-GB"/>
            </w:rPr>
            <m:t>∙</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r>
                <w:rPr>
                  <w:rFonts w:ascii="Cambria Math" w:hAnsi="Cambria Math"/>
                  <w:lang w:val="en-GB"/>
                </w:rPr>
                <m:t>+(1-β)</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0</m:t>
                      </m:r>
                    </m:sub>
                    <m:sup>
                      <m:r>
                        <w:rPr>
                          <w:rFonts w:ascii="Cambria Math" w:hAnsi="Cambria Math"/>
                          <w:lang w:val="en-GB"/>
                        </w:rPr>
                        <m:t>t</m:t>
                      </m:r>
                    </m:sup>
                  </m:sSubSup>
                </m:e>
              </m:acc>
            </m:e>
          </m:d>
        </m:oMath>
      </m:oMathPara>
    </w:p>
    <w:p w:rsidR="00CA7407" w:rsidRDefault="00CA7407" w:rsidP="00CA7407">
      <w:pPr>
        <w:rPr>
          <w:lang w:val="en-GB"/>
        </w:rPr>
      </w:pPr>
    </w:p>
    <w:p w:rsidR="00CA7407" w:rsidRDefault="0081388E" w:rsidP="00CA7407">
      <w:pPr>
        <w:rPr>
          <w:lang w:val="en-GB"/>
        </w:rPr>
      </w:pPr>
      <w:commentRangeStart w:id="159"/>
      <w:r>
        <w:rPr>
          <w:lang w:val="en-GB"/>
        </w:rPr>
        <w:t>Up</w:t>
      </w:r>
      <w:commentRangeEnd w:id="159"/>
      <w:r w:rsidR="001935AD">
        <w:rPr>
          <w:rStyle w:val="Kommentarzeichen"/>
        </w:rPr>
        <w:commentReference w:id="159"/>
      </w:r>
      <w:r>
        <w:rPr>
          <w:lang w:val="en-GB"/>
        </w:rPr>
        <w:t xml:space="preserve"> to now there are </w:t>
      </w:r>
      <w:commentRangeStart w:id="160"/>
      <w:r>
        <w:rPr>
          <w:lang w:val="en-GB"/>
        </w:rPr>
        <w:t>three different cases</w:t>
      </w:r>
      <w:commentRangeEnd w:id="160"/>
      <w:r w:rsidR="001935AD">
        <w:rPr>
          <w:rStyle w:val="Kommentarzeichen"/>
        </w:rPr>
        <w:commentReference w:id="160"/>
      </w:r>
      <w:r>
        <w:rPr>
          <w:lang w:val="en-GB"/>
        </w:rPr>
        <w:t xml:space="preserve">: when no slip </w:t>
      </w:r>
      <w:del w:id="161" w:author="ZID" w:date="2011-08-22T23:03:00Z">
        <w:r w:rsidDel="0067193D">
          <w:rPr>
            <w:lang w:val="en-GB"/>
          </w:rPr>
          <w:delText>takes place</w:delText>
        </w:r>
      </w:del>
      <w:ins w:id="162" w:author="ZID" w:date="2011-08-22T23:03:00Z">
        <w:r w:rsidR="0067193D">
          <w:rPr>
            <w:lang w:val="en-GB"/>
          </w:rPr>
          <w:t>occurs</w:t>
        </w:r>
      </w:ins>
      <w:r>
        <w:rPr>
          <w:lang w:val="en-GB"/>
        </w:rPr>
        <w:t>, when slip progress</w:t>
      </w:r>
      <w:ins w:id="163" w:author="ZID" w:date="2011-08-22T23:03:00Z">
        <w:r w:rsidR="0067193D">
          <w:rPr>
            <w:lang w:val="en-GB"/>
          </w:rPr>
          <w:t>es</w:t>
        </w:r>
      </w:ins>
      <w:r>
        <w:rPr>
          <w:lang w:val="en-GB"/>
        </w:rPr>
        <w:t xml:space="preserve">, and when slip is from the beginning of the time step because the previous step tangential elastic force has a higher value than </w:t>
      </w:r>
      <m:oMath>
        <m:r>
          <w:rPr>
            <w:rFonts w:ascii="Cambria Math" w:hAnsi="Cambria Math"/>
            <w:lang w:val="en-GB"/>
          </w:rPr>
          <m:t>μ</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n</m:t>
            </m:r>
          </m:sup>
        </m:sSup>
      </m:oMath>
      <w:r>
        <w:rPr>
          <w:lang w:val="en-GB"/>
        </w:rPr>
        <w:t xml:space="preserve"> for this new step.</w:t>
      </w:r>
    </w:p>
    <w:p w:rsidR="00CA7407" w:rsidRDefault="00310FB3" w:rsidP="00834C7C">
      <w:pPr>
        <w:rPr>
          <w:lang w:val="en-GB"/>
        </w:rPr>
      </w:pPr>
      <w:r>
        <w:rPr>
          <w:lang w:val="en-GB"/>
        </w:rPr>
        <w:t>But, t</w:t>
      </w:r>
      <w:r w:rsidR="00713F7A">
        <w:rPr>
          <w:lang w:val="en-GB"/>
        </w:rPr>
        <w:t xml:space="preserve">here is a pathological case </w:t>
      </w:r>
      <w:r>
        <w:rPr>
          <w:lang w:val="en-GB"/>
        </w:rPr>
        <w:t xml:space="preserve">that occurs </w:t>
      </w:r>
      <w:del w:id="164" w:author="ZID" w:date="2011-08-22T23:05:00Z">
        <w:r w:rsidR="00713F7A" w:rsidDel="00ED0F7D">
          <w:rPr>
            <w:lang w:val="en-GB"/>
          </w:rPr>
          <w:delText>when there is a tangential movement reversal and also</w:delText>
        </w:r>
      </w:del>
      <w:ins w:id="165" w:author="ZID" w:date="2011-08-22T23:05:00Z">
        <w:r w:rsidR="00ED0F7D">
          <w:rPr>
            <w:lang w:val="en-GB"/>
          </w:rPr>
          <w:t xml:space="preserve">at reversal of tangential motion </w:t>
        </w:r>
        <w:proofErr w:type="gramStart"/>
        <w:r w:rsidR="00ED0F7D">
          <w:rPr>
            <w:lang w:val="en-GB"/>
          </w:rPr>
          <w:t>if</w:t>
        </w:r>
      </w:ins>
      <w:r w:rsidR="00713F7A">
        <w:rPr>
          <w:lang w:val="en-GB"/>
        </w:rPr>
        <w:t xml:space="preserve"> </w:t>
      </w:r>
      <m:oMath>
        <w:proofErr w:type="gramEnd"/>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n</m:t>
            </m:r>
          </m:sup>
        </m:sSup>
        <m:r>
          <w:rPr>
            <w:rFonts w:ascii="Cambria Math" w:hAnsi="Cambria Math"/>
            <w:lang w:val="en-GB"/>
          </w:rPr>
          <m:t>&lt;0</m:t>
        </m:r>
      </m:oMath>
      <w:r w:rsidR="00713F7A">
        <w:rPr>
          <w:lang w:val="en-GB"/>
        </w:rPr>
        <w:t xml:space="preserve">. In this </w:t>
      </w:r>
      <w:proofErr w:type="gramStart"/>
      <w:r w:rsidR="00713F7A">
        <w:rPr>
          <w:lang w:val="en-GB"/>
        </w:rPr>
        <w:t xml:space="preserve">situation </w:t>
      </w:r>
      <m:oMath>
        <w:proofErr w:type="gramEnd"/>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0</m:t>
                </m:r>
              </m:sub>
              <m:sup>
                <m:r>
                  <w:rPr>
                    <w:rFonts w:ascii="Cambria Math" w:hAnsi="Cambria Math"/>
                    <w:lang w:val="en-GB"/>
                  </w:rPr>
                  <m:t>t</m:t>
                </m:r>
              </m:sup>
            </m:sSubSup>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t</m:t>
                </m:r>
              </m:sup>
            </m:sSup>
          </m:e>
        </m:acc>
        <m:r>
          <w:rPr>
            <w:rFonts w:ascii="Cambria Math" w:hAnsi="Cambria Math"/>
            <w:lang w:val="en-GB"/>
          </w:rPr>
          <m:t>&lt;0</m:t>
        </m:r>
      </m:oMath>
      <w:r w:rsidR="00713F7A">
        <w:rPr>
          <w:lang w:val="en-GB"/>
        </w:rPr>
        <w:t xml:space="preserve">, and then </w:t>
      </w:r>
      <m:oMath>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sn</m:t>
            </m:r>
          </m:sub>
          <m:sup>
            <m:r>
              <w:rPr>
                <w:rFonts w:ascii="Cambria Math" w:hAnsi="Cambria Math"/>
                <w:lang w:val="en-GB"/>
              </w:rPr>
              <m:t>t</m:t>
            </m:r>
          </m:sup>
        </m:sSubSup>
        <m:r>
          <w:rPr>
            <w:rFonts w:ascii="Cambria Math" w:hAnsi="Cambria Math"/>
            <w:lang w:val="en-GB"/>
          </w:rPr>
          <m:t>&lt;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oMath>
      <w:r w:rsidR="00713F7A">
        <w:rPr>
          <w:lang w:val="en-GB"/>
        </w:rPr>
        <w:t xml:space="preserve">, so it happens that while </w:t>
      </w:r>
      <m:oMath>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sn</m:t>
            </m:r>
          </m:sub>
          <m:sup>
            <m:r>
              <w:rPr>
                <w:rFonts w:ascii="Cambria Math" w:hAnsi="Cambria Math"/>
                <w:lang w:val="en-GB"/>
              </w:rPr>
              <m:t>t</m:t>
            </m:r>
          </m:sup>
        </m:sSubSup>
        <m:r>
          <w:rPr>
            <w:rFonts w:ascii="Cambria Math" w:hAnsi="Cambria Math"/>
            <w:lang w:val="en-GB"/>
          </w:rPr>
          <m:t>≤μ</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n</m:t>
            </m:r>
          </m:sup>
        </m:sSup>
      </m:oMath>
      <w:r w:rsidR="00713F7A">
        <w:rPr>
          <w:lang w:val="en-GB"/>
        </w:rPr>
        <w:t xml:space="preserve">, </w:t>
      </w:r>
      <w:del w:id="166" w:author="ZID" w:date="2011-08-22T23:04:00Z">
        <w:r w:rsidR="00713F7A" w:rsidDel="00ED0F7D">
          <w:rPr>
            <w:lang w:val="en-GB"/>
          </w:rPr>
          <w:delText xml:space="preserve">is </w:delText>
        </w:r>
      </w:del>
      <w:ins w:id="167" w:author="ZID" w:date="2011-08-22T23:04:00Z">
        <w:r w:rsidR="00ED0F7D">
          <w:rPr>
            <w:lang w:val="en-GB"/>
          </w:rPr>
          <w:t>we have</w:t>
        </w:r>
        <w:r w:rsidR="00ED0F7D">
          <w:rPr>
            <w:lang w:val="en-GB"/>
          </w:rPr>
          <w:t xml:space="preserve"> </w:t>
        </w:r>
      </w:ins>
      <m:oMath>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r>
          <w:rPr>
            <w:rFonts w:ascii="Cambria Math" w:hAnsi="Cambria Math"/>
            <w:lang w:val="en-GB"/>
          </w:rPr>
          <m:t>&gt;μ</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n</m:t>
            </m:r>
          </m:sup>
        </m:sSup>
      </m:oMath>
      <w:r w:rsidR="00713F7A">
        <w:rPr>
          <w:lang w:val="en-GB"/>
        </w:rPr>
        <w:t xml:space="preserve">. When the friction limit is reached, then the model switches from the </w:t>
      </w:r>
      <w:r w:rsidR="00F70868">
        <w:rPr>
          <w:lang w:val="en-GB"/>
        </w:rPr>
        <w:t>first case to the third directly</w:t>
      </w:r>
      <w:r w:rsidR="00713F7A">
        <w:rPr>
          <w:lang w:val="en-GB"/>
        </w:rPr>
        <w:t xml:space="preserve"> with a sudden large slippage. This behaviour is not physical</w:t>
      </w:r>
      <w:ins w:id="168" w:author="ZID" w:date="2011-08-22T23:04:00Z">
        <w:r w:rsidR="00ED0F7D">
          <w:rPr>
            <w:lang w:val="en-GB"/>
          </w:rPr>
          <w:t xml:space="preserve"> because it</w:t>
        </w:r>
      </w:ins>
      <w:del w:id="169" w:author="ZID" w:date="2011-08-22T23:04:00Z">
        <w:r w:rsidR="00713F7A" w:rsidDel="00ED0F7D">
          <w:rPr>
            <w:lang w:val="en-GB"/>
          </w:rPr>
          <w:delText xml:space="preserve">. It has </w:delText>
        </w:r>
      </w:del>
      <w:ins w:id="170" w:author="ZID" w:date="2011-08-22T23:04:00Z">
        <w:r w:rsidR="00ED0F7D">
          <w:rPr>
            <w:lang w:val="en-GB"/>
          </w:rPr>
          <w:t xml:space="preserve"> makes </w:t>
        </w:r>
      </w:ins>
      <w:r w:rsidR="00713F7A">
        <w:rPr>
          <w:lang w:val="en-GB"/>
        </w:rPr>
        <w:t xml:space="preserve">no sense that the tangential elastic elongation would be larger than the corresponding </w:t>
      </w:r>
      <w:del w:id="171" w:author="ZID" w:date="2011-08-22T23:04:00Z">
        <w:r w:rsidR="00713F7A" w:rsidDel="00ED0F7D">
          <w:rPr>
            <w:lang w:val="en-GB"/>
          </w:rPr>
          <w:delText xml:space="preserve">to </w:delText>
        </w:r>
      </w:del>
      <w:proofErr w:type="spellStart"/>
      <w:ins w:id="172" w:author="ZID" w:date="2011-08-22T23:04:00Z">
        <w:r w:rsidR="00ED0F7D">
          <w:rPr>
            <w:lang w:val="en-GB"/>
          </w:rPr>
          <w:t>elogngation</w:t>
        </w:r>
        <w:proofErr w:type="spellEnd"/>
        <w:r w:rsidR="00ED0F7D">
          <w:rPr>
            <w:lang w:val="en-GB"/>
          </w:rPr>
          <w:t xml:space="preserve"> at </w:t>
        </w:r>
      </w:ins>
      <w:r w:rsidR="00713F7A">
        <w:rPr>
          <w:lang w:val="en-GB"/>
        </w:rPr>
        <w:t xml:space="preserve">the friction limit. </w:t>
      </w:r>
      <w:r w:rsidR="00713F7A" w:rsidRPr="00713F7A">
        <w:rPr>
          <w:color w:val="548DD4" w:themeColor="text2" w:themeTint="99"/>
          <w:lang w:val="en-GB"/>
        </w:rPr>
        <w:t>(Here a reference to model which takes into account for checking the friction limit only the elastic part)</w:t>
      </w:r>
      <w:r w:rsidR="00713F7A">
        <w:rPr>
          <w:color w:val="548DD4" w:themeColor="text2" w:themeTint="99"/>
          <w:lang w:val="en-GB"/>
        </w:rPr>
        <w:t>.</w:t>
      </w:r>
      <w:r w:rsidR="00713F7A" w:rsidRPr="00713F7A">
        <w:rPr>
          <w:lang w:val="en-GB"/>
        </w:rPr>
        <w:t xml:space="preserve"> </w:t>
      </w:r>
      <w:r w:rsidR="00713F7A">
        <w:rPr>
          <w:lang w:val="en-GB"/>
        </w:rPr>
        <w:t xml:space="preserve">Nevertheless, if the viscous term is physically interpreted as </w:t>
      </w:r>
      <w:del w:id="173" w:author="ZID" w:date="2011-08-22T23:05:00Z">
        <w:r w:rsidR="00713F7A" w:rsidDel="00C85796">
          <w:rPr>
            <w:lang w:val="en-GB"/>
          </w:rPr>
          <w:delText xml:space="preserve">the </w:delText>
        </w:r>
      </w:del>
      <w:r w:rsidR="00713F7A">
        <w:rPr>
          <w:lang w:val="en-GB"/>
        </w:rPr>
        <w:t xml:space="preserve">force </w:t>
      </w:r>
      <w:del w:id="174" w:author="ZID" w:date="2011-08-22T23:06:00Z">
        <w:r w:rsidR="00713F7A" w:rsidDel="00C85796">
          <w:rPr>
            <w:lang w:val="en-GB"/>
          </w:rPr>
          <w:delText xml:space="preserve">that </w:delText>
        </w:r>
      </w:del>
      <w:r w:rsidR="00713F7A">
        <w:rPr>
          <w:lang w:val="en-GB"/>
        </w:rPr>
        <w:t>oppose</w:t>
      </w:r>
      <w:ins w:id="175" w:author="ZID" w:date="2011-08-22T23:06:00Z">
        <w:r w:rsidR="00C85796">
          <w:rPr>
            <w:lang w:val="en-GB"/>
          </w:rPr>
          <w:t>d</w:t>
        </w:r>
      </w:ins>
      <w:del w:id="176" w:author="ZID" w:date="2011-08-22T23:06:00Z">
        <w:r w:rsidR="00713F7A" w:rsidDel="00C85796">
          <w:rPr>
            <w:lang w:val="en-GB"/>
          </w:rPr>
          <w:delText>s</w:delText>
        </w:r>
      </w:del>
      <w:r w:rsidR="00713F7A">
        <w:rPr>
          <w:lang w:val="en-GB"/>
        </w:rPr>
        <w:t xml:space="preserve"> to </w:t>
      </w:r>
      <w:del w:id="177" w:author="ZID" w:date="2011-08-22T23:06:00Z">
        <w:r w:rsidR="00713F7A" w:rsidDel="00C85796">
          <w:rPr>
            <w:lang w:val="en-GB"/>
          </w:rPr>
          <w:delText xml:space="preserve">a </w:delText>
        </w:r>
      </w:del>
      <w:r w:rsidR="00713F7A">
        <w:rPr>
          <w:lang w:val="en-GB"/>
        </w:rPr>
        <w:t xml:space="preserve">deformation due to external action </w:t>
      </w:r>
      <w:del w:id="178" w:author="ZID" w:date="2011-08-22T23:06:00Z">
        <w:r w:rsidR="00713F7A" w:rsidDel="00C85796">
          <w:rPr>
            <w:lang w:val="en-GB"/>
          </w:rPr>
          <w:delText xml:space="preserve">taking increasingly values </w:delText>
        </w:r>
      </w:del>
      <w:ins w:id="179" w:author="ZID" w:date="2011-08-22T23:06:00Z">
        <w:r w:rsidR="00C85796">
          <w:rPr>
            <w:lang w:val="en-GB"/>
          </w:rPr>
          <w:t xml:space="preserve">increasing over time </w:t>
        </w:r>
      </w:ins>
      <w:r w:rsidR="00713F7A">
        <w:rPr>
          <w:lang w:val="en-GB"/>
        </w:rPr>
        <w:t xml:space="preserve">as this action is imposing faster deformation, </w:t>
      </w:r>
      <w:proofErr w:type="gramStart"/>
      <w:r w:rsidR="00713F7A">
        <w:rPr>
          <w:lang w:val="en-GB"/>
        </w:rPr>
        <w:t>then</w:t>
      </w:r>
      <w:proofErr w:type="gramEnd"/>
      <w:r w:rsidR="00713F7A">
        <w:rPr>
          <w:lang w:val="en-GB"/>
        </w:rPr>
        <w:t xml:space="preserve"> </w:t>
      </w:r>
      <w:ins w:id="180" w:author="ZID" w:date="2011-08-22T23:07:00Z">
        <w:r w:rsidR="00C85796">
          <w:rPr>
            <w:lang w:val="en-GB"/>
          </w:rPr>
          <w:t xml:space="preserve">it does not make sense to include the viscous term </w:t>
        </w:r>
      </w:ins>
      <w:r w:rsidR="00713F7A">
        <w:rPr>
          <w:lang w:val="en-GB"/>
        </w:rPr>
        <w:t>in the restoring phase of the collision</w:t>
      </w:r>
      <w:ins w:id="181" w:author="ZID" w:date="2011-08-22T23:07:00Z">
        <w:r w:rsidR="00C85796">
          <w:rPr>
            <w:lang w:val="en-GB"/>
          </w:rPr>
          <w:t xml:space="preserve">. </w:t>
        </w:r>
      </w:ins>
      <w:del w:id="182" w:author="ZID" w:date="2011-08-22T23:07:00Z">
        <w:r w:rsidR="00713F7A" w:rsidDel="00C85796">
          <w:rPr>
            <w:lang w:val="en-GB"/>
          </w:rPr>
          <w:delText xml:space="preserve">, due to the internal forces only, perhaps do not have sense to include this viscous term, </w:delText>
        </w:r>
      </w:del>
      <w:ins w:id="183" w:author="ZID" w:date="2011-08-22T23:07:00Z">
        <w:r w:rsidR="00C85796">
          <w:rPr>
            <w:lang w:val="en-GB"/>
          </w:rPr>
          <w:t xml:space="preserve">This is because </w:t>
        </w:r>
      </w:ins>
      <w:del w:id="184" w:author="ZID" w:date="2011-08-22T23:07:00Z">
        <w:r w:rsidR="00713F7A" w:rsidDel="00C85796">
          <w:rPr>
            <w:lang w:val="en-GB"/>
          </w:rPr>
          <w:delText xml:space="preserve">as </w:delText>
        </w:r>
      </w:del>
      <w:r w:rsidR="00713F7A">
        <w:rPr>
          <w:lang w:val="en-GB"/>
        </w:rPr>
        <w:t xml:space="preserve">no external action </w:t>
      </w:r>
      <w:del w:id="185" w:author="ZID" w:date="2011-08-22T23:07:00Z">
        <w:r w:rsidR="00713F7A" w:rsidDel="00C85796">
          <w:rPr>
            <w:lang w:val="en-GB"/>
          </w:rPr>
          <w:delText>is the cause</w:delText>
        </w:r>
      </w:del>
      <w:ins w:id="186" w:author="ZID" w:date="2011-08-22T23:07:00Z">
        <w:r w:rsidR="00C85796">
          <w:rPr>
            <w:lang w:val="en-GB"/>
          </w:rPr>
          <w:t xml:space="preserve">triggers the </w:t>
        </w:r>
        <w:proofErr w:type="spellStart"/>
        <w:r w:rsidR="00C85796">
          <w:rPr>
            <w:lang w:val="en-GB"/>
          </w:rPr>
          <w:t>recoverage</w:t>
        </w:r>
        <w:proofErr w:type="spellEnd"/>
        <w:r w:rsidR="00C85796">
          <w:rPr>
            <w:lang w:val="en-GB"/>
          </w:rPr>
          <w:t xml:space="preserve"> from the tangential surfaces</w:t>
        </w:r>
      </w:ins>
      <w:ins w:id="187" w:author="ZID" w:date="2011-08-22T23:08:00Z">
        <w:r w:rsidR="00C85796">
          <w:rPr>
            <w:lang w:val="en-GB"/>
          </w:rPr>
          <w:t>’</w:t>
        </w:r>
        <w:r w:rsidR="00C85796">
          <w:rPr>
            <w:lang w:val="en-GB"/>
          </w:rPr>
          <w:t xml:space="preserve"> deformation</w:t>
        </w:r>
      </w:ins>
      <w:r w:rsidR="00B42D60">
        <w:rPr>
          <w:lang w:val="en-GB"/>
        </w:rPr>
        <w:t>.</w:t>
      </w:r>
      <w:r w:rsidR="003F2FD8">
        <w:rPr>
          <w:lang w:val="en-GB"/>
        </w:rPr>
        <w:t xml:space="preserve"> </w:t>
      </w:r>
      <w:r w:rsidR="005410F7">
        <w:rPr>
          <w:lang w:val="en-GB"/>
        </w:rPr>
        <w:t xml:space="preserve">In </w:t>
      </w:r>
      <w:del w:id="188" w:author="ZID" w:date="2011-08-22T23:08:00Z">
        <w:r w:rsidR="005410F7" w:rsidDel="00C85796">
          <w:rPr>
            <w:lang w:val="en-GB"/>
          </w:rPr>
          <w:delText xml:space="preserve">the </w:delText>
        </w:r>
      </w:del>
      <w:ins w:id="189" w:author="ZID" w:date="2011-08-22T23:08:00Z">
        <w:r w:rsidR="00C85796">
          <w:rPr>
            <w:lang w:val="en-GB"/>
          </w:rPr>
          <w:t>F</w:t>
        </w:r>
      </w:ins>
      <w:del w:id="190" w:author="ZID" w:date="2011-08-22T23:08:00Z">
        <w:r w:rsidR="005410F7" w:rsidDel="00C85796">
          <w:rPr>
            <w:lang w:val="en-GB"/>
          </w:rPr>
          <w:delText>f</w:delText>
        </w:r>
      </w:del>
      <w:r w:rsidR="005410F7">
        <w:rPr>
          <w:lang w:val="en-GB"/>
        </w:rPr>
        <w:t xml:space="preserve">igure 3, a simplified sketch of a tangential loading between two plane solids is shown. </w:t>
      </w:r>
      <w:r w:rsidR="003F2FD8">
        <w:rPr>
          <w:lang w:val="en-GB"/>
        </w:rPr>
        <w:t xml:space="preserve">When a deformation with an </w:t>
      </w:r>
      <w:commentRangeStart w:id="191"/>
      <w:r w:rsidR="003F2FD8">
        <w:rPr>
          <w:lang w:val="en-GB"/>
        </w:rPr>
        <w:t xml:space="preserve">imposed </w:t>
      </w:r>
      <w:commentRangeEnd w:id="191"/>
      <w:r w:rsidR="00C85796">
        <w:rPr>
          <w:rStyle w:val="Kommentarzeichen"/>
        </w:rPr>
        <w:commentReference w:id="191"/>
      </w:r>
      <w:r w:rsidR="003F2FD8">
        <w:rPr>
          <w:lang w:val="en-GB"/>
        </w:rPr>
        <w:t>time scale is produced</w:t>
      </w:r>
      <w:proofErr w:type="gramStart"/>
      <w:r w:rsidR="003F2FD8">
        <w:rPr>
          <w:lang w:val="en-GB"/>
        </w:rPr>
        <w:t xml:space="preserve">, </w:t>
      </w:r>
      <w:proofErr w:type="gramEnd"/>
      <w:del w:id="192" w:author="ZID" w:date="2011-08-22T23:10:00Z">
        <w:r w:rsidR="003F2FD8" w:rsidDel="00317B66">
          <w:rPr>
            <w:lang w:val="en-GB"/>
          </w:rPr>
          <w:delText xml:space="preserve">in the </w:delText>
        </w:r>
        <w:r w:rsidR="005410F7" w:rsidDel="00317B66">
          <w:rPr>
            <w:lang w:val="en-GB"/>
          </w:rPr>
          <w:delText xml:space="preserve">zone of </w:delText>
        </w:r>
        <w:r w:rsidR="003F2FD8" w:rsidDel="00317B66">
          <w:rPr>
            <w:lang w:val="en-GB"/>
          </w:rPr>
          <w:delText xml:space="preserve">interface </w:delText>
        </w:r>
        <w:r w:rsidR="005410F7" w:rsidDel="00317B66">
          <w:rPr>
            <w:lang w:val="en-GB"/>
          </w:rPr>
          <w:delText>between solids</w:delText>
        </w:r>
      </w:del>
      <w:r w:rsidR="005410F7">
        <w:rPr>
          <w:lang w:val="en-GB"/>
        </w:rPr>
        <w:t xml:space="preserve">, </w:t>
      </w:r>
      <w:r w:rsidR="003F2FD8">
        <w:rPr>
          <w:lang w:val="en-GB"/>
        </w:rPr>
        <w:t>the viscous force is acting and increasing the interfacial shear force</w:t>
      </w:r>
      <w:ins w:id="193" w:author="ZID" w:date="2011-08-22T23:10:00Z">
        <w:r w:rsidR="00452AA1">
          <w:rPr>
            <w:lang w:val="en-GB"/>
          </w:rPr>
          <w:t xml:space="preserve"> on the </w:t>
        </w:r>
        <w:r w:rsidR="00452AA1">
          <w:rPr>
            <w:lang w:val="en-GB"/>
          </w:rPr>
          <w:t xml:space="preserve">interface between </w:t>
        </w:r>
        <w:r w:rsidR="00452AA1">
          <w:rPr>
            <w:lang w:val="en-GB"/>
          </w:rPr>
          <w:t xml:space="preserve">the </w:t>
        </w:r>
        <w:r w:rsidR="00452AA1">
          <w:rPr>
            <w:lang w:val="en-GB"/>
          </w:rPr>
          <w:t>solids</w:t>
        </w:r>
      </w:ins>
      <w:r w:rsidR="003F2FD8">
        <w:rPr>
          <w:lang w:val="en-GB"/>
        </w:rPr>
        <w:t xml:space="preserve">. </w:t>
      </w:r>
      <w:del w:id="194" w:author="ZID" w:date="2011-08-22T23:11:00Z">
        <w:r w:rsidR="003F2FD8" w:rsidDel="00B241F7">
          <w:rPr>
            <w:lang w:val="en-GB"/>
          </w:rPr>
          <w:delText>When it is</w:delText>
        </w:r>
      </w:del>
      <w:ins w:id="195" w:author="ZID" w:date="2011-08-22T23:11:00Z">
        <w:r w:rsidR="00B241F7">
          <w:rPr>
            <w:lang w:val="en-GB"/>
          </w:rPr>
          <w:t>Upon</w:t>
        </w:r>
      </w:ins>
      <w:r w:rsidR="003F2FD8">
        <w:rPr>
          <w:lang w:val="en-GB"/>
        </w:rPr>
        <w:t xml:space="preserve"> unloading</w:t>
      </w:r>
      <w:ins w:id="196" w:author="ZID" w:date="2011-08-22T23:11:00Z">
        <w:r w:rsidR="00B241F7">
          <w:rPr>
            <w:lang w:val="en-GB"/>
          </w:rPr>
          <w:t>,</w:t>
        </w:r>
      </w:ins>
      <w:r w:rsidR="003F2FD8">
        <w:rPr>
          <w:lang w:val="en-GB"/>
        </w:rPr>
        <w:t xml:space="preserve"> </w:t>
      </w:r>
      <w:del w:id="197" w:author="ZID" w:date="2011-08-22T23:11:00Z">
        <w:r w:rsidR="003F2FD8" w:rsidDel="00B241F7">
          <w:rPr>
            <w:lang w:val="en-GB"/>
          </w:rPr>
          <w:delText>the S</w:delText>
        </w:r>
      </w:del>
      <w:ins w:id="198" w:author="ZID" w:date="2011-08-22T23:11:00Z">
        <w:r w:rsidR="00B241F7">
          <w:rPr>
            <w:lang w:val="en-GB"/>
          </w:rPr>
          <w:t>s</w:t>
        </w:r>
      </w:ins>
      <w:r w:rsidR="003F2FD8">
        <w:rPr>
          <w:lang w:val="en-GB"/>
        </w:rPr>
        <w:t xml:space="preserve">olid 1 and </w:t>
      </w:r>
      <w:del w:id="199" w:author="ZID" w:date="2011-08-22T23:11:00Z">
        <w:r w:rsidR="003F2FD8" w:rsidDel="00B241F7">
          <w:rPr>
            <w:lang w:val="en-GB"/>
          </w:rPr>
          <w:delText>the S</w:delText>
        </w:r>
      </w:del>
      <w:ins w:id="200" w:author="ZID" w:date="2011-08-22T23:11:00Z">
        <w:r w:rsidR="00B241F7">
          <w:rPr>
            <w:lang w:val="en-GB"/>
          </w:rPr>
          <w:t>s</w:t>
        </w:r>
      </w:ins>
      <w:r w:rsidR="003F2FD8">
        <w:rPr>
          <w:lang w:val="en-GB"/>
        </w:rPr>
        <w:t xml:space="preserve">olid 2 are restoring each </w:t>
      </w:r>
      <w:del w:id="201" w:author="ZID" w:date="2011-08-22T23:11:00Z">
        <w:r w:rsidR="003F2FD8" w:rsidDel="00B241F7">
          <w:rPr>
            <w:lang w:val="en-GB"/>
          </w:rPr>
          <w:delText xml:space="preserve">one </w:delText>
        </w:r>
      </w:del>
      <w:r w:rsidR="003F2FD8">
        <w:rPr>
          <w:lang w:val="en-GB"/>
        </w:rPr>
        <w:t xml:space="preserve">from their own elastic </w:t>
      </w:r>
      <w:commentRangeStart w:id="202"/>
      <w:r w:rsidR="003F2FD8">
        <w:rPr>
          <w:lang w:val="en-GB"/>
        </w:rPr>
        <w:t>forces</w:t>
      </w:r>
      <w:commentRangeEnd w:id="202"/>
      <w:r w:rsidR="00B241F7">
        <w:rPr>
          <w:rStyle w:val="Kommentarzeichen"/>
        </w:rPr>
        <w:commentReference w:id="202"/>
      </w:r>
      <w:r w:rsidR="003F2FD8">
        <w:rPr>
          <w:lang w:val="en-GB"/>
        </w:rPr>
        <w:t xml:space="preserve">, and although probably some dissipation occurs, it is not </w:t>
      </w:r>
      <w:r w:rsidR="003F2FD8">
        <w:rPr>
          <w:lang w:val="en-GB"/>
        </w:rPr>
        <w:lastRenderedPageBreak/>
        <w:t>imposed through the interface between both solids.</w:t>
      </w:r>
      <w:r w:rsidR="005410F7">
        <w:rPr>
          <w:lang w:val="en-GB"/>
        </w:rPr>
        <w:t xml:space="preserve"> In this case seems that the viscous term </w:t>
      </w:r>
      <w:del w:id="203" w:author="ZID" w:date="2011-08-22T23:12:00Z">
        <w:r w:rsidR="005410F7" w:rsidDel="00E32715">
          <w:rPr>
            <w:lang w:val="en-GB"/>
          </w:rPr>
          <w:delText>has not to</w:delText>
        </w:r>
      </w:del>
      <w:ins w:id="204" w:author="ZID" w:date="2011-08-22T23:12:00Z">
        <w:r w:rsidR="00E32715">
          <w:rPr>
            <w:lang w:val="en-GB"/>
          </w:rPr>
          <w:t>should not</w:t>
        </w:r>
      </w:ins>
      <w:r w:rsidR="005410F7">
        <w:rPr>
          <w:lang w:val="en-GB"/>
        </w:rPr>
        <w:t xml:space="preserve"> be included in the friction limit calculation.</w:t>
      </w:r>
    </w:p>
    <w:p w:rsidR="00A61EEC" w:rsidRDefault="00A61EEC" w:rsidP="00A61EEC">
      <w:pPr>
        <w:jc w:val="center"/>
        <w:rPr>
          <w:lang w:val="en-GB"/>
        </w:rPr>
      </w:pPr>
      <w:r>
        <w:rPr>
          <w:noProof/>
          <w:lang w:val="de-AT" w:eastAsia="de-AT"/>
        </w:rPr>
        <w:drawing>
          <wp:inline distT="0" distB="0" distL="0" distR="0">
            <wp:extent cx="2844000" cy="2720262"/>
            <wp:effectExtent l="19050" t="0" r="0" b="0"/>
            <wp:docPr id="9" name="4 Imagen" descr="fig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jpg"/>
                    <pic:cNvPicPr/>
                  </pic:nvPicPr>
                  <pic:blipFill>
                    <a:blip r:embed="rId10" cstate="print"/>
                    <a:stretch>
                      <a:fillRect/>
                    </a:stretch>
                  </pic:blipFill>
                  <pic:spPr>
                    <a:xfrm>
                      <a:off x="0" y="0"/>
                      <a:ext cx="2844000" cy="2720262"/>
                    </a:xfrm>
                    <a:prstGeom prst="rect">
                      <a:avLst/>
                    </a:prstGeom>
                  </pic:spPr>
                </pic:pic>
              </a:graphicData>
            </a:graphic>
          </wp:inline>
        </w:drawing>
      </w:r>
    </w:p>
    <w:p w:rsidR="00A61EEC" w:rsidRDefault="00A61EEC" w:rsidP="00A61EEC">
      <w:pPr>
        <w:jc w:val="center"/>
        <w:rPr>
          <w:lang w:val="en-GB"/>
        </w:rPr>
      </w:pPr>
      <w:r>
        <w:rPr>
          <w:lang w:val="en-GB"/>
        </w:rPr>
        <w:t>Figure 3</w:t>
      </w:r>
    </w:p>
    <w:p w:rsidR="00E711E2" w:rsidRDefault="00E32715" w:rsidP="00834C7C">
      <w:pPr>
        <w:rPr>
          <w:ins w:id="205" w:author="ZID" w:date="2011-08-22T23:12:00Z"/>
          <w:lang w:val="en-GB"/>
        </w:rPr>
      </w:pPr>
      <w:ins w:id="206" w:author="ZID" w:date="2011-08-22T23:12:00Z">
        <w:r>
          <w:rPr>
            <w:lang w:val="en-GB"/>
          </w:rPr>
          <w:t xml:space="preserve">FIGURE: I would propose </w:t>
        </w:r>
        <w:r>
          <w:rPr>
            <w:lang w:val="en-GB"/>
          </w:rPr>
          <w:t>‘</w:t>
        </w:r>
        <w:proofErr w:type="spellStart"/>
        <w:r>
          <w:rPr>
            <w:lang w:val="en-GB"/>
          </w:rPr>
          <w:t>potenital</w:t>
        </w:r>
        <w:proofErr w:type="spellEnd"/>
        <w:r>
          <w:rPr>
            <w:lang w:val="en-GB"/>
          </w:rPr>
          <w:t xml:space="preserve"> energy stored in elastic deformation</w:t>
        </w:r>
      </w:ins>
      <w:ins w:id="207" w:author="ZID" w:date="2011-08-22T23:13:00Z">
        <w:r>
          <w:rPr>
            <w:lang w:val="en-GB"/>
          </w:rPr>
          <w:t>’</w:t>
        </w:r>
        <w:r>
          <w:rPr>
            <w:lang w:val="en-GB"/>
          </w:rPr>
          <w:t xml:space="preserve"> and </w:t>
        </w:r>
        <w:r>
          <w:rPr>
            <w:lang w:val="en-GB"/>
          </w:rPr>
          <w:t>‘</w:t>
        </w:r>
        <w:r>
          <w:rPr>
            <w:lang w:val="en-GB"/>
          </w:rPr>
          <w:t xml:space="preserve">energy dissipated by viscous </w:t>
        </w:r>
        <w:proofErr w:type="gramStart"/>
        <w:r>
          <w:rPr>
            <w:lang w:val="en-GB"/>
          </w:rPr>
          <w:t>forces</w:t>
        </w:r>
        <w:r>
          <w:rPr>
            <w:lang w:val="en-GB"/>
          </w:rPr>
          <w:t>’</w:t>
        </w:r>
        <w:r>
          <w:rPr>
            <w:lang w:val="en-GB"/>
          </w:rPr>
          <w:t xml:space="preserve"> ?</w:t>
        </w:r>
      </w:ins>
      <w:proofErr w:type="gramEnd"/>
    </w:p>
    <w:p w:rsidR="00E32715" w:rsidRDefault="00E32715" w:rsidP="00834C7C">
      <w:pPr>
        <w:rPr>
          <w:lang w:val="en-GB"/>
        </w:rPr>
      </w:pPr>
    </w:p>
    <w:p w:rsidR="00E711E2" w:rsidRDefault="00E711E2" w:rsidP="00834C7C">
      <w:pPr>
        <w:rPr>
          <w:lang w:val="en-GB"/>
        </w:rPr>
      </w:pPr>
      <w:r>
        <w:rPr>
          <w:lang w:val="en-GB"/>
        </w:rPr>
        <w:t>If the viscous term is not included in the check for the friction limit</w:t>
      </w:r>
      <w:r w:rsidR="00D27079">
        <w:rPr>
          <w:lang w:val="en-GB"/>
        </w:rPr>
        <w:t xml:space="preserve">, </w:t>
      </w:r>
      <w:del w:id="208" w:author="ZID" w:date="2011-08-22T23:13:00Z">
        <w:r w:rsidR="00D27079" w:rsidDel="00E32715">
          <w:rPr>
            <w:lang w:val="en-GB"/>
          </w:rPr>
          <w:delText>and i</w:delText>
        </w:r>
        <w:r w:rsidR="002005B6" w:rsidDel="00E32715">
          <w:rPr>
            <w:lang w:val="en-GB"/>
          </w:rPr>
          <w:delText>s</w:delText>
        </w:r>
      </w:del>
      <w:ins w:id="209" w:author="ZID" w:date="2011-08-22T23:13:00Z">
        <w:r w:rsidR="00E32715">
          <w:rPr>
            <w:lang w:val="en-GB"/>
          </w:rPr>
          <w:t>we have</w:t>
        </w:r>
      </w:ins>
      <w:r w:rsidR="002005B6">
        <w:rPr>
          <w:lang w:val="en-GB"/>
        </w:rPr>
        <w:t xml:space="preserve"> </w:t>
      </w:r>
      <m:oMath>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en</m:t>
            </m:r>
          </m:sub>
          <m:sup>
            <m:r>
              <w:rPr>
                <w:rFonts w:ascii="Cambria Math" w:hAnsi="Cambria Math"/>
                <w:lang w:val="en-GB"/>
              </w:rPr>
              <m:t>t</m:t>
            </m:r>
          </m:sup>
        </m:sSubSup>
        <m:r>
          <w:rPr>
            <w:rFonts w:ascii="Cambria Math" w:hAnsi="Cambria Math"/>
            <w:lang w:val="en-GB"/>
          </w:rPr>
          <m:t>≤μ</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n</m:t>
            </m:r>
          </m:sup>
        </m:sSup>
      </m:oMath>
      <w:r w:rsidR="002005B6">
        <w:rPr>
          <w:lang w:val="en-GB"/>
        </w:rPr>
        <w:t xml:space="preserve"> instead of </w:t>
      </w:r>
      <m:oMath>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sn</m:t>
            </m:r>
          </m:sub>
          <m:sup>
            <m:r>
              <w:rPr>
                <w:rFonts w:ascii="Cambria Math" w:hAnsi="Cambria Math"/>
                <w:lang w:val="en-GB"/>
              </w:rPr>
              <m:t>t</m:t>
            </m:r>
          </m:sup>
        </m:sSubSup>
        <m:r>
          <w:rPr>
            <w:rFonts w:ascii="Cambria Math" w:hAnsi="Cambria Math"/>
            <w:lang w:val="en-GB"/>
          </w:rPr>
          <m:t>≤μ</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n</m:t>
            </m:r>
          </m:sup>
        </m:sSup>
        <m:r>
          <w:rPr>
            <w:rFonts w:ascii="Cambria Math" w:hAnsi="Cambria Math"/>
            <w:lang w:val="en-GB"/>
          </w:rPr>
          <m:t xml:space="preserve"> </m:t>
        </m:r>
      </m:oMath>
      <w:r>
        <w:rPr>
          <w:lang w:val="en-GB"/>
        </w:rPr>
        <w:t xml:space="preserve">as </w:t>
      </w:r>
      <w:del w:id="210" w:author="ZID" w:date="2011-08-22T23:13:00Z">
        <w:r w:rsidDel="00E32715">
          <w:rPr>
            <w:lang w:val="en-GB"/>
          </w:rPr>
          <w:delText xml:space="preserve">in </w:delText>
        </w:r>
        <w:r w:rsidR="00D27079" w:rsidDel="00E32715">
          <w:rPr>
            <w:lang w:val="en-GB"/>
          </w:rPr>
          <w:delText xml:space="preserve">reference </w:delText>
        </w:r>
      </w:del>
      <w:ins w:id="211" w:author="ZID" w:date="2011-08-22T23:13:00Z">
        <w:r w:rsidR="00E32715">
          <w:rPr>
            <w:lang w:val="en-GB"/>
          </w:rPr>
          <w:t>u</w:t>
        </w:r>
      </w:ins>
      <w:ins w:id="212" w:author="ZID" w:date="2011-08-22T23:14:00Z">
        <w:r w:rsidR="00E32715">
          <w:rPr>
            <w:lang w:val="en-GB"/>
          </w:rPr>
          <w:t xml:space="preserve">sed by </w:t>
        </w:r>
      </w:ins>
      <w:r>
        <w:rPr>
          <w:lang w:val="en-GB"/>
        </w:rPr>
        <w:t>(XXXX)</w:t>
      </w:r>
      <w:r w:rsidR="00D27079">
        <w:rPr>
          <w:lang w:val="en-GB"/>
        </w:rPr>
        <w:t xml:space="preserve"> </w:t>
      </w:r>
      <w:del w:id="213" w:author="ZID" w:date="2011-08-22T23:14:00Z">
        <w:r w:rsidR="00D27079" w:rsidDel="00E32715">
          <w:rPr>
            <w:lang w:val="en-GB"/>
          </w:rPr>
          <w:delText xml:space="preserve">the </w:delText>
        </w:r>
      </w:del>
      <w:ins w:id="214" w:author="ZID" w:date="2011-08-22T23:14:00Z">
        <w:r w:rsidR="00E32715">
          <w:rPr>
            <w:lang w:val="en-GB"/>
          </w:rPr>
          <w:t xml:space="preserve">for the </w:t>
        </w:r>
      </w:ins>
      <w:r w:rsidR="00D27079">
        <w:rPr>
          <w:lang w:val="en-GB"/>
        </w:rPr>
        <w:t>friction limit condition</w:t>
      </w:r>
      <w:r>
        <w:rPr>
          <w:lang w:val="en-GB"/>
        </w:rPr>
        <w:t xml:space="preserve">, then the previous derivation holds except that the expression for </w:t>
      </w:r>
      <m:oMath>
        <m:r>
          <w:rPr>
            <w:rFonts w:ascii="Cambria Math" w:hAnsi="Cambria Math"/>
            <w:lang w:val="en-GB"/>
          </w:rPr>
          <m:t>λ</m:t>
        </m:r>
      </m:oMath>
      <w:r>
        <w:rPr>
          <w:lang w:val="en-GB"/>
        </w:rPr>
        <w:t xml:space="preserve"> is slightly different</w:t>
      </w:r>
      <w:r w:rsidR="00D27079">
        <w:rPr>
          <w:lang w:val="en-GB"/>
        </w:rPr>
        <w:t>. Now it reads as</w:t>
      </w:r>
      <w:r>
        <w:rPr>
          <w:lang w:val="en-GB"/>
        </w:rPr>
        <w:t>:</w:t>
      </w:r>
    </w:p>
    <w:p w:rsidR="00E711E2" w:rsidRDefault="00E711E2" w:rsidP="00834C7C">
      <w:pPr>
        <w:rPr>
          <w:lang w:val="en-GB"/>
        </w:rPr>
      </w:pPr>
    </w:p>
    <w:p w:rsidR="00E711E2" w:rsidRDefault="00E711E2" w:rsidP="00E711E2">
      <w:pPr>
        <w:ind w:left="2124"/>
        <w:jc w:val="both"/>
        <w:rPr>
          <w:lang w:val="en-GB"/>
        </w:rPr>
      </w:pPr>
      <m:oMathPara>
        <m:oMathParaPr>
          <m:jc m:val="left"/>
        </m:oMathParaPr>
        <m:oMath>
          <m:r>
            <m:rPr>
              <m:sty m:val="p"/>
            </m:rPr>
            <w:rPr>
              <w:rFonts w:ascii="Cambria Math" w:hAnsi="Cambria Math"/>
              <w:lang w:val="en-GB"/>
            </w:rPr>
            <m:t>λ</m:t>
          </m:r>
          <m:r>
            <w:rPr>
              <w:rFonts w:ascii="Cambria Math" w:eastAsia="Cambria Math" w:hAnsi="Cambria Math" w:cs="Cambria Math"/>
              <w:lang w:val="en-GB"/>
            </w:rPr>
            <m:t>=</m:t>
          </m:r>
          <m:r>
            <m:rPr>
              <m:sty m:val="p"/>
            </m:rPr>
            <w:rPr>
              <w:rFonts w:ascii="Cambria Math" w:hAnsi="Cambria Math"/>
              <w:lang w:val="en-GB"/>
            </w:rPr>
            <m:t>-</m:t>
          </m:r>
          <m:f>
            <m:fPr>
              <m:ctrlPr>
                <w:rPr>
                  <w:rFonts w:ascii="Cambria Math" w:hAnsi="Cambria Math"/>
                  <w:lang w:val="en-GB"/>
                </w:rPr>
              </m:ctrlPr>
            </m:fPr>
            <m:num>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e>
              </m:acc>
              <m:r>
                <m:rPr>
                  <m:sty m:val="p"/>
                </m:rP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m:t>
                      </m:r>
                    </m:sub>
                    <m:sup>
                      <m:r>
                        <w:rPr>
                          <w:rFonts w:ascii="Cambria Math" w:hAnsi="Cambria Math"/>
                          <w:lang w:val="en-GB"/>
                        </w:rPr>
                        <m:t>t</m:t>
                      </m:r>
                    </m:sup>
                  </m:sSubSup>
                </m:e>
              </m:acc>
            </m:num>
            <m:den>
              <m:sSup>
                <m:sSupPr>
                  <m:ctrlPr>
                    <w:rPr>
                      <w:rFonts w:ascii="Cambria Math" w:hAnsi="Cambria Math"/>
                      <w:lang w:val="en-GB"/>
                    </w:rPr>
                  </m:ctrlPr>
                </m:sSupPr>
                <m:e>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f</m:t>
                      </m:r>
                    </m:e>
                    <m:sub>
                      <m:r>
                        <m:rPr>
                          <m:sty m:val="p"/>
                        </m:rPr>
                        <w:rPr>
                          <w:rFonts w:ascii="Cambria Math" w:hAnsi="Cambria Math"/>
                          <w:lang w:val="en-GB"/>
                        </w:rPr>
                        <m:t>e</m:t>
                      </m:r>
                    </m:sub>
                    <m:sup>
                      <m:r>
                        <m:rPr>
                          <m:sty m:val="p"/>
                        </m:rPr>
                        <w:rPr>
                          <w:rFonts w:ascii="Cambria Math" w:hAnsi="Cambria Math"/>
                          <w:lang w:val="en-GB"/>
                        </w:rPr>
                        <m:t>t</m:t>
                      </m:r>
                    </m:sup>
                  </m:sSubSup>
                </m:e>
                <m:sup>
                  <m:r>
                    <m:rPr>
                      <m:sty m:val="p"/>
                    </m:rPr>
                    <w:rPr>
                      <w:rFonts w:ascii="Cambria Math" w:hAnsi="Cambria Math"/>
                      <w:lang w:val="en-GB"/>
                    </w:rPr>
                    <m:t>2</m:t>
                  </m:r>
                </m:sup>
              </m:sSup>
            </m:den>
          </m:f>
          <m:r>
            <m:rPr>
              <m:sty m:val="p"/>
            </m:rPr>
            <w:rPr>
              <w:rFonts w:ascii="Cambria Math" w:hAnsi="Cambria Math"/>
              <w:lang w:val="en-GB"/>
            </w:rPr>
            <m:t>+</m:t>
          </m:r>
          <m:rad>
            <m:radPr>
              <m:degHide m:val="on"/>
              <m:ctrlPr>
                <w:rPr>
                  <w:rFonts w:ascii="Cambria Math" w:hAnsi="Cambria Math"/>
                  <w:lang w:val="en-GB"/>
                </w:rPr>
              </m:ctrlPr>
            </m:radPr>
            <m:deg/>
            <m:e>
              <m:sSup>
                <m:sSupPr>
                  <m:ctrlPr>
                    <w:rPr>
                      <w:rFonts w:ascii="Cambria Math" w:hAnsi="Cambria Math"/>
                      <w:lang w:val="en-GB"/>
                    </w:rPr>
                  </m:ctrlPr>
                </m:sSupPr>
                <m:e>
                  <m:d>
                    <m:dPr>
                      <m:ctrlPr>
                        <w:rPr>
                          <w:rFonts w:ascii="Cambria Math" w:hAnsi="Cambria Math"/>
                          <w:lang w:val="en-GB"/>
                        </w:rPr>
                      </m:ctrlPr>
                    </m:dPr>
                    <m:e>
                      <m:f>
                        <m:fPr>
                          <m:ctrlPr>
                            <w:rPr>
                              <w:rFonts w:ascii="Cambria Math" w:hAnsi="Cambria Math"/>
                              <w:lang w:val="en-GB"/>
                            </w:rPr>
                          </m:ctrlPr>
                        </m:fPr>
                        <m:num>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e>
                          </m:acc>
                          <m:r>
                            <m:rPr>
                              <m:sty m:val="p"/>
                            </m:rP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m:t>
                                  </m:r>
                                </m:sub>
                                <m:sup>
                                  <m:r>
                                    <w:rPr>
                                      <w:rFonts w:ascii="Cambria Math" w:hAnsi="Cambria Math"/>
                                      <w:lang w:val="en-GB"/>
                                    </w:rPr>
                                    <m:t>t</m:t>
                                  </m:r>
                                </m:sup>
                              </m:sSubSup>
                            </m:e>
                          </m:acc>
                        </m:num>
                        <m:den>
                          <m:sSup>
                            <m:sSupPr>
                              <m:ctrlPr>
                                <w:rPr>
                                  <w:rFonts w:ascii="Cambria Math" w:hAnsi="Cambria Math"/>
                                  <w:lang w:val="en-GB"/>
                                </w:rPr>
                              </m:ctrlPr>
                            </m:sSupPr>
                            <m:e>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f</m:t>
                                  </m:r>
                                </m:e>
                                <m:sub>
                                  <m:r>
                                    <m:rPr>
                                      <m:sty m:val="p"/>
                                    </m:rPr>
                                    <w:rPr>
                                      <w:rFonts w:ascii="Cambria Math" w:hAnsi="Cambria Math"/>
                                      <w:lang w:val="en-GB"/>
                                    </w:rPr>
                                    <m:t>e</m:t>
                                  </m:r>
                                </m:sub>
                                <m:sup>
                                  <m:r>
                                    <m:rPr>
                                      <m:sty m:val="p"/>
                                    </m:rPr>
                                    <w:rPr>
                                      <w:rFonts w:ascii="Cambria Math" w:hAnsi="Cambria Math"/>
                                      <w:lang w:val="en-GB"/>
                                    </w:rPr>
                                    <m:t>t</m:t>
                                  </m:r>
                                </m:sup>
                              </m:sSubSup>
                            </m:e>
                            <m:sup>
                              <m:r>
                                <m:rPr>
                                  <m:sty m:val="p"/>
                                </m:rPr>
                                <w:rPr>
                                  <w:rFonts w:ascii="Cambria Math" w:hAnsi="Cambria Math"/>
                                  <w:lang w:val="en-GB"/>
                                </w:rPr>
                                <m:t>2</m:t>
                              </m:r>
                            </m:sup>
                          </m:sSup>
                        </m:den>
                      </m:f>
                    </m:e>
                  </m:d>
                </m:e>
                <m:sup>
                  <m:r>
                    <m:rPr>
                      <m:sty m:val="p"/>
                    </m:rPr>
                    <w:rPr>
                      <w:rFonts w:ascii="Cambria Math" w:hAnsi="Cambria Math"/>
                      <w:lang w:val="en-GB"/>
                    </w:rPr>
                    <m:t>2</m:t>
                  </m:r>
                </m:sup>
              </m:sSup>
              <m:r>
                <m:rPr>
                  <m:sty m:val="p"/>
                </m:rPr>
                <w:rPr>
                  <w:rFonts w:ascii="Cambria Math" w:hAnsi="Cambria Math"/>
                  <w:lang w:val="en-GB"/>
                </w:rPr>
                <m:t>+</m:t>
              </m:r>
              <m:f>
                <m:fPr>
                  <m:ctrlPr>
                    <w:rPr>
                      <w:rFonts w:ascii="Cambria Math" w:hAnsi="Cambria Math"/>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μ</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n</m:t>
                              </m:r>
                            </m:sup>
                          </m:sSup>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e>
                    <m:sup>
                      <m:r>
                        <w:rPr>
                          <w:rFonts w:ascii="Cambria Math" w:hAnsi="Cambria Math"/>
                          <w:lang w:val="en-GB"/>
                        </w:rPr>
                        <m:t>2</m:t>
                      </m:r>
                    </m:sup>
                  </m:sSup>
                </m:num>
                <m:den>
                  <m:sSup>
                    <m:sSupPr>
                      <m:ctrlPr>
                        <w:rPr>
                          <w:rFonts w:ascii="Cambria Math" w:hAnsi="Cambria Math"/>
                          <w:lang w:val="en-GB"/>
                        </w:rPr>
                      </m:ctrlPr>
                    </m:sSupPr>
                    <m:e>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f</m:t>
                          </m:r>
                        </m:e>
                        <m:sub>
                          <m:r>
                            <m:rPr>
                              <m:sty m:val="p"/>
                            </m:rPr>
                            <w:rPr>
                              <w:rFonts w:ascii="Cambria Math" w:hAnsi="Cambria Math"/>
                              <w:lang w:val="en-GB"/>
                            </w:rPr>
                            <m:t>e</m:t>
                          </m:r>
                        </m:sub>
                        <m:sup>
                          <m:r>
                            <m:rPr>
                              <m:sty m:val="p"/>
                            </m:rPr>
                            <w:rPr>
                              <w:rFonts w:ascii="Cambria Math" w:hAnsi="Cambria Math"/>
                              <w:lang w:val="en-GB"/>
                            </w:rPr>
                            <m:t>t</m:t>
                          </m:r>
                        </m:sup>
                      </m:sSubSup>
                    </m:e>
                    <m:sup>
                      <m:r>
                        <m:rPr>
                          <m:sty m:val="p"/>
                        </m:rPr>
                        <w:rPr>
                          <w:rFonts w:ascii="Cambria Math" w:hAnsi="Cambria Math"/>
                          <w:lang w:val="en-GB"/>
                        </w:rPr>
                        <m:t>2</m:t>
                      </m:r>
                    </m:sup>
                  </m:sSup>
                </m:den>
              </m:f>
            </m:e>
          </m:rad>
        </m:oMath>
      </m:oMathPara>
    </w:p>
    <w:p w:rsidR="00D27079" w:rsidRDefault="002005B6" w:rsidP="00DB74A4">
      <w:pPr>
        <w:rPr>
          <w:lang w:val="en-GB"/>
        </w:rPr>
      </w:pPr>
      <w:del w:id="215" w:author="ZID" w:date="2011-08-22T23:14:00Z">
        <w:r w:rsidDel="00E32715">
          <w:rPr>
            <w:lang w:val="en-GB"/>
          </w:rPr>
          <w:delText xml:space="preserve">With </w:delText>
        </w:r>
      </w:del>
      <w:ins w:id="216" w:author="ZID" w:date="2011-08-22T23:14:00Z">
        <w:r w:rsidR="00E32715">
          <w:rPr>
            <w:lang w:val="en-GB"/>
          </w:rPr>
          <w:t xml:space="preserve">Using </w:t>
        </w:r>
      </w:ins>
      <w:r>
        <w:rPr>
          <w:lang w:val="en-GB"/>
        </w:rPr>
        <w:t xml:space="preserve">this </w:t>
      </w:r>
      <w:del w:id="217" w:author="ZID" w:date="2011-08-22T23:14:00Z">
        <w:r w:rsidDel="00E32715">
          <w:rPr>
            <w:lang w:val="en-GB"/>
          </w:rPr>
          <w:delText>implementation</w:delText>
        </w:r>
      </w:del>
      <w:ins w:id="218" w:author="ZID" w:date="2011-08-22T23:14:00Z">
        <w:r w:rsidR="00E32715">
          <w:rPr>
            <w:lang w:val="en-GB"/>
          </w:rPr>
          <w:t>model</w:t>
        </w:r>
      </w:ins>
      <w:r>
        <w:rPr>
          <w:lang w:val="en-GB"/>
        </w:rPr>
        <w:t>, there is no</w:t>
      </w:r>
      <w:r w:rsidR="00DB74A4">
        <w:rPr>
          <w:lang w:val="en-GB"/>
        </w:rPr>
        <w:t xml:space="preserve"> </w:t>
      </w:r>
      <w:r w:rsidR="00BF06E7">
        <w:rPr>
          <w:lang w:val="en-GB"/>
        </w:rPr>
        <w:t>such</w:t>
      </w:r>
      <w:del w:id="219" w:author="ZID" w:date="2011-08-22T23:14:00Z">
        <w:r w:rsidR="00BF06E7" w:rsidDel="00E32715">
          <w:rPr>
            <w:lang w:val="en-GB"/>
          </w:rPr>
          <w:delText xml:space="preserve"> a</w:delText>
        </w:r>
      </w:del>
      <w:r w:rsidR="00BF06E7">
        <w:rPr>
          <w:lang w:val="en-GB"/>
        </w:rPr>
        <w:t xml:space="preserve"> </w:t>
      </w:r>
      <w:r w:rsidR="00DB74A4">
        <w:rPr>
          <w:lang w:val="en-GB"/>
        </w:rPr>
        <w:t xml:space="preserve">sudden large slip. </w:t>
      </w:r>
      <w:r>
        <w:rPr>
          <w:lang w:val="en-GB"/>
        </w:rPr>
        <w:t>To analyze the behaviour of the system when a tangential movement reversal happens</w:t>
      </w:r>
      <w:r w:rsidR="00DB74A4">
        <w:rPr>
          <w:lang w:val="en-GB"/>
        </w:rPr>
        <w:t xml:space="preserve">, we will determine which are the relative values </w:t>
      </w:r>
      <w:proofErr w:type="gramStart"/>
      <w:r w:rsidR="00DB74A4">
        <w:rPr>
          <w:lang w:val="en-GB"/>
        </w:rPr>
        <w:t xml:space="preserve">of </w:t>
      </w:r>
      <m:oMath>
        <w:proofErr w:type="gramEnd"/>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oMath>
      <w:r w:rsidR="00DB74A4">
        <w:rPr>
          <w:lang w:val="en-GB"/>
        </w:rPr>
        <w:t xml:space="preserve">, </w:t>
      </w:r>
      <m:oMath>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en</m:t>
            </m:r>
          </m:sub>
          <m:sup>
            <m:r>
              <w:rPr>
                <w:rFonts w:ascii="Cambria Math" w:hAnsi="Cambria Math"/>
                <w:lang w:val="en-GB"/>
              </w:rPr>
              <m:t>t</m:t>
            </m:r>
          </m:sup>
        </m:sSubSup>
      </m:oMath>
      <w:r w:rsidR="00DB74A4">
        <w:rPr>
          <w:lang w:val="en-GB"/>
        </w:rPr>
        <w:t xml:space="preserve"> and </w:t>
      </w:r>
      <m:oMath>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sn</m:t>
            </m:r>
          </m:sub>
          <m:sup>
            <m:r>
              <w:rPr>
                <w:rFonts w:ascii="Cambria Math" w:hAnsi="Cambria Math"/>
                <w:lang w:val="en-GB"/>
              </w:rPr>
              <m:t>t</m:t>
            </m:r>
          </m:sup>
        </m:sSubSup>
      </m:oMath>
      <w:r w:rsidR="00DB74A4">
        <w:rPr>
          <w:lang w:val="en-GB"/>
        </w:rPr>
        <w:t>.</w:t>
      </w:r>
      <w:r w:rsidR="00F85FD0">
        <w:rPr>
          <w:lang w:val="en-GB"/>
        </w:rPr>
        <w:t xml:space="preserve"> </w:t>
      </w:r>
    </w:p>
    <w:p w:rsidR="00F85FD0" w:rsidRDefault="00D27079" w:rsidP="00DB74A4">
      <w:pPr>
        <w:rPr>
          <w:lang w:val="en-GB"/>
        </w:rPr>
      </w:pPr>
      <w:r>
        <w:rPr>
          <w:lang w:val="en-GB"/>
        </w:rPr>
        <w:t xml:space="preserve">The expressions </w:t>
      </w:r>
      <w:r w:rsidR="00DB74A4">
        <w:rPr>
          <w:lang w:val="en-GB"/>
        </w:rPr>
        <w:t xml:space="preserve"> </w:t>
      </w:r>
      <m:oMath>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sn</m:t>
                </m:r>
              </m:sub>
              <m:sup>
                <m:r>
                  <w:rPr>
                    <w:rFonts w:ascii="Cambria Math" w:hAnsi="Cambria Math"/>
                    <w:lang w:val="en-GB"/>
                  </w:rPr>
                  <m:t>t</m:t>
                </m:r>
              </m:sup>
            </m:sSubSup>
          </m:e>
        </m:acc>
        <m:r>
          <w:rPr>
            <w:rFonts w:ascii="Cambria Math" w:hAnsi="Cambria Math"/>
            <w:lang w:val="en-GB"/>
          </w:rPr>
          <m:t xml:space="preserve">= </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t</m:t>
                </m:r>
              </m:sup>
            </m:sSup>
          </m:e>
        </m:acc>
      </m:oMath>
      <w:r w:rsidR="00457875">
        <w:rPr>
          <w:lang w:val="en-GB"/>
        </w:rPr>
        <w:t xml:space="preserve"> and</w:t>
      </w:r>
      <w:r w:rsidR="00DB74A4">
        <w:rPr>
          <w:lang w:val="en-GB"/>
        </w:rPr>
        <w:t xml:space="preserve"> </w:t>
      </w:r>
      <m:oMath>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en</m:t>
                </m:r>
              </m:sub>
              <m:sup>
                <m:r>
                  <w:rPr>
                    <w:rFonts w:ascii="Cambria Math" w:hAnsi="Cambria Math"/>
                    <w:lang w:val="en-GB"/>
                  </w:rPr>
                  <m:t>t</m:t>
                </m:r>
              </m:sup>
            </m:sSubSup>
          </m:e>
        </m:acc>
        <m:r>
          <w:rPr>
            <w:rFonts w:ascii="Cambria Math" w:hAnsi="Cambria Math"/>
            <w:lang w:val="en-GB"/>
          </w:rPr>
          <m:t xml:space="preserve">= </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m:t>
                </m:r>
              </m:sub>
              <m:sup>
                <m:r>
                  <w:rPr>
                    <w:rFonts w:ascii="Cambria Math" w:hAnsi="Cambria Math"/>
                    <w:lang w:val="en-GB"/>
                  </w:rPr>
                  <m:t>t</m:t>
                </m:r>
              </m:sup>
            </m:sSubSup>
          </m:e>
        </m:acc>
      </m:oMath>
      <w:r>
        <w:rPr>
          <w:lang w:val="en-GB"/>
        </w:rPr>
        <w:t xml:space="preserve"> are used as well as the fact that in </w:t>
      </w:r>
      <w:r w:rsidR="00C27C91">
        <w:rPr>
          <w:lang w:val="en-GB"/>
        </w:rPr>
        <w:t>the linear model</w:t>
      </w:r>
      <w:r>
        <w:rPr>
          <w:lang w:val="en-GB"/>
        </w:rPr>
        <w:t>,</w:t>
      </w:r>
      <w:r w:rsidR="00C27C91">
        <w:rPr>
          <w:lang w:val="en-GB"/>
        </w:rPr>
        <w:t xml:space="preserve"> the tangential elastic force and the tangential deformation displacement are collinear</w:t>
      </w:r>
      <w:r>
        <w:rPr>
          <w:lang w:val="en-GB"/>
        </w:rPr>
        <w:t>.</w:t>
      </w:r>
      <w:r w:rsidR="00784F4C">
        <w:rPr>
          <w:lang w:val="en-GB"/>
        </w:rPr>
        <w:t xml:space="preserve"> </w:t>
      </w:r>
      <w:r w:rsidR="00310FB3">
        <w:rPr>
          <w:lang w:val="en-GB"/>
        </w:rPr>
        <w:t xml:space="preserve">The derivation made only holds for the Linear Model, but the results </w:t>
      </w:r>
      <w:r w:rsidR="005011BB">
        <w:rPr>
          <w:lang w:val="en-GB"/>
        </w:rPr>
        <w:t xml:space="preserve">can be </w:t>
      </w:r>
      <w:r w:rsidR="00310FB3">
        <w:rPr>
          <w:lang w:val="en-GB"/>
        </w:rPr>
        <w:t>generalized to the Hertz-</w:t>
      </w:r>
      <w:proofErr w:type="spellStart"/>
      <w:r w:rsidR="00310FB3">
        <w:rPr>
          <w:lang w:val="en-GB"/>
        </w:rPr>
        <w:t>Mindlin</w:t>
      </w:r>
      <w:proofErr w:type="spellEnd"/>
      <w:r w:rsidR="00310FB3">
        <w:rPr>
          <w:lang w:val="en-GB"/>
        </w:rPr>
        <w:t xml:space="preserve"> model also</w:t>
      </w:r>
      <w:r w:rsidR="005011BB">
        <w:rPr>
          <w:lang w:val="en-GB"/>
        </w:rPr>
        <w:t xml:space="preserve">, although then the </w:t>
      </w:r>
      <w:proofErr w:type="gramStart"/>
      <w:r w:rsidR="005011BB">
        <w:rPr>
          <w:lang w:val="en-GB"/>
        </w:rPr>
        <w:t>values depends</w:t>
      </w:r>
      <w:proofErr w:type="gramEnd"/>
      <w:r w:rsidR="005011BB">
        <w:rPr>
          <w:lang w:val="en-GB"/>
        </w:rPr>
        <w:t xml:space="preserve"> on the history of the movement</w:t>
      </w:r>
      <w:r w:rsidR="00310FB3">
        <w:rPr>
          <w:lang w:val="en-GB"/>
        </w:rPr>
        <w:t xml:space="preserve">. </w:t>
      </w:r>
      <w:r>
        <w:rPr>
          <w:lang w:val="en-GB"/>
        </w:rPr>
        <w:t>W</w:t>
      </w:r>
      <w:r w:rsidR="00C42406">
        <w:rPr>
          <w:lang w:val="en-GB"/>
        </w:rPr>
        <w:t xml:space="preserve">e </w:t>
      </w:r>
      <w:r w:rsidR="00784F4C">
        <w:rPr>
          <w:lang w:val="en-GB"/>
        </w:rPr>
        <w:t>get</w:t>
      </w:r>
      <w:r w:rsidR="00C42406">
        <w:rPr>
          <w:lang w:val="en-GB"/>
        </w:rPr>
        <w:t xml:space="preserve"> the following expressions</w:t>
      </w:r>
      <w:r w:rsidR="00784F4C">
        <w:rPr>
          <w:lang w:val="en-GB"/>
        </w:rPr>
        <w:t>:</w:t>
      </w:r>
    </w:p>
    <w:p w:rsidR="00DB74A4" w:rsidRDefault="00C42406" w:rsidP="00451DAA">
      <w:pPr>
        <w:rPr>
          <w:lang w:val="en-GB"/>
        </w:rPr>
      </w:pPr>
      <m:oMathPara>
        <m:oMathParaPr>
          <m:jc m:val="left"/>
        </m:oMathParaPr>
        <m:oMath>
          <w:proofErr w:type="spellStart"/>
          <m:r>
            <m:rPr>
              <m:nor/>
            </m:rPr>
            <w:rPr>
              <w:rFonts w:ascii="Cambria Math" w:hAnsi="Cambria Math"/>
              <w:lang w:val="en-GB"/>
            </w:rPr>
            <m:t>sgn</m:t>
          </m:r>
          <w:proofErr w:type="spellEnd"/>
          <m:d>
            <m:dPr>
              <m:ctrlPr>
                <w:rPr>
                  <w:rFonts w:ascii="Cambria Math" w:hAnsi="Cambria Math"/>
                  <w:i/>
                  <w:lang w:val="en-GB"/>
                </w:rPr>
              </m:ctrlPr>
            </m:dPr>
            <m:e>
              <m:sSup>
                <m:sSupPr>
                  <m:ctrlPr>
                    <w:rPr>
                      <w:rFonts w:ascii="Cambria Math" w:hAnsi="Cambria Math"/>
                      <w:i/>
                      <w:lang w:val="en-GB"/>
                    </w:rPr>
                  </m:ctrlPr>
                </m:sSupPr>
                <m:e>
                  <m:sSubSup>
                    <m:sSubSupPr>
                      <m:ctrlPr>
                        <w:rPr>
                          <w:rFonts w:ascii="Cambria Math" w:hAnsi="Cambria Math"/>
                          <w:i/>
                          <w:lang w:val="en-GB"/>
                        </w:rPr>
                      </m:ctrlPr>
                    </m:sSubSupPr>
                    <m:e>
                      <m:r>
                        <w:rPr>
                          <w:rFonts w:ascii="Cambria Math" w:hAnsi="Cambria Math"/>
                          <w:lang w:val="en-GB"/>
                        </w:rPr>
                        <m:t xml:space="preserve"> f</m:t>
                      </m:r>
                    </m:e>
                    <m:sub>
                      <m:r>
                        <w:rPr>
                          <w:rFonts w:ascii="Cambria Math" w:hAnsi="Cambria Math"/>
                          <w:lang w:val="en-GB"/>
                        </w:rPr>
                        <m:t>sn</m:t>
                      </m:r>
                    </m:sub>
                    <m:sup>
                      <m:r>
                        <w:rPr>
                          <w:rFonts w:ascii="Cambria Math" w:hAnsi="Cambria Math"/>
                          <w:lang w:val="en-GB"/>
                        </w:rPr>
                        <m:t>t</m:t>
                      </m:r>
                    </m:sup>
                  </m:sSubSup>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e>
                <m:sup>
                  <m:r>
                    <w:rPr>
                      <w:rFonts w:ascii="Cambria Math" w:hAnsi="Cambria Math"/>
                      <w:lang w:val="en-GB"/>
                    </w:rPr>
                    <m:t>2</m:t>
                  </m:r>
                </m:sup>
              </m:sSup>
            </m:e>
          </m:d>
          <m:r>
            <w:rPr>
              <w:rFonts w:ascii="Cambria Math" w:hAnsi="Cambria Math"/>
              <w:lang w:val="en-GB"/>
            </w:rPr>
            <m:t>=</m:t>
          </m:r>
          <m:r>
            <m:rPr>
              <m:nor/>
            </m:rPr>
            <w:rPr>
              <w:rFonts w:ascii="Cambria Math" w:hAnsi="Cambria Math"/>
              <w:lang w:val="en-GB"/>
            </w:rPr>
            <m:t xml:space="preserve"> sgn</m:t>
          </m:r>
          <m:d>
            <m:dPr>
              <m:ctrlPr>
                <w:rPr>
                  <w:rFonts w:ascii="Cambria Math" w:hAnsi="Cambria Math"/>
                  <w:i/>
                  <w:lang w:val="en-GB"/>
                </w:rPr>
              </m:ctrlPr>
            </m:dPr>
            <m:e>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t</m:t>
                          </m:r>
                        </m:sup>
                      </m:sSup>
                    </m:e>
                  </m:d>
                </m:e>
                <m:sup>
                  <m:r>
                    <w:rPr>
                      <w:rFonts w:ascii="Cambria Math" w:hAnsi="Cambria Math"/>
                      <w:lang w:val="en-GB"/>
                    </w:rPr>
                    <m:t>2</m:t>
                  </m:r>
                </m:sup>
              </m:sSup>
              <m:r>
                <w:rPr>
                  <w:rFonts w:ascii="Cambria Math" w:hAnsi="Cambria Math"/>
                  <w:lang w:val="en-GB"/>
                </w:rPr>
                <m:t>+2</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t</m:t>
                      </m:r>
                    </m:sup>
                  </m:sSup>
                </m:e>
              </m:acc>
            </m:e>
          </m:d>
          <m:r>
            <w:rPr>
              <w:rFonts w:ascii="Cambria Math" w:hAnsi="Cambria Math"/>
              <w:lang w:val="en-GB"/>
            </w:rPr>
            <m:t>=</m:t>
          </m:r>
          <m:r>
            <m:rPr>
              <m:nor/>
            </m:rPr>
            <w:rPr>
              <w:rFonts w:ascii="Cambria Math" w:hAnsi="Cambria Math"/>
              <w:lang w:val="en-GB"/>
            </w:rPr>
            <m:t>sgn</m:t>
          </m:r>
          <m:d>
            <m:dPr>
              <m:ctrlPr>
                <w:rPr>
                  <w:rFonts w:ascii="Cambria Math" w:hAnsi="Cambria Math"/>
                  <w:i/>
                  <w:lang w:val="en-GB"/>
                </w:rPr>
              </m:ctrlPr>
            </m:d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t</m:t>
                          </m:r>
                        </m:sub>
                      </m:sSub>
                    </m:num>
                    <m:den>
                      <m:r>
                        <m:rPr>
                          <m:sty m:val="p"/>
                        </m:rPr>
                        <w:rPr>
                          <w:rFonts w:ascii="Cambria Math" w:hAnsi="Cambria Math"/>
                          <w:lang w:val="en-GB"/>
                        </w:rPr>
                        <m:t>2</m:t>
                      </m:r>
                      <m:sSub>
                        <m:sSubPr>
                          <m:ctrlPr>
                            <w:rPr>
                              <w:rFonts w:ascii="Cambria Math" w:hAnsi="Cambria Math"/>
                              <w:lang w:val="en-GB"/>
                            </w:rPr>
                          </m:ctrlPr>
                        </m:sSubPr>
                        <m:e>
                          <m:r>
                            <m:rPr>
                              <m:sty m:val="p"/>
                            </m:rPr>
                            <w:rPr>
                              <w:rFonts w:ascii="Cambria Math" w:hAnsi="Cambria Math"/>
                              <w:lang w:val="en-GB"/>
                            </w:rPr>
                            <m:t>k</m:t>
                          </m:r>
                        </m:e>
                        <m:sub>
                          <m:r>
                            <m:rPr>
                              <m:sty m:val="p"/>
                            </m:rPr>
                            <w:rPr>
                              <w:rFonts w:ascii="Cambria Math" w:hAnsi="Cambria Math"/>
                              <w:lang w:val="en-GB"/>
                            </w:rPr>
                            <m:t>t</m:t>
                          </m:r>
                        </m:sub>
                      </m:sSub>
                      <m:r>
                        <m:rPr>
                          <m:sty m:val="p"/>
                        </m:rPr>
                        <w:rPr>
                          <w:rFonts w:ascii="Cambria Math" w:hAnsi="Cambria Math"/>
                          <w:lang w:val="en-GB"/>
                        </w:rPr>
                        <m:t>Δ</m:t>
                      </m:r>
                      <m:r>
                        <w:rPr>
                          <w:rFonts w:ascii="Cambria Math" w:hAnsi="Cambria Math"/>
                          <w:lang w:val="en-GB"/>
                        </w:rPr>
                        <m:t>t</m:t>
                      </m:r>
                    </m:den>
                  </m:f>
                </m:e>
              </m:d>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d>
                </m:e>
                <m:sup>
                  <m:r>
                    <w:rPr>
                      <w:rFonts w:ascii="Cambria Math" w:hAnsi="Cambria Math"/>
                      <w:lang w:val="en-GB"/>
                    </w:rPr>
                    <m:t>2</m:t>
                  </m:r>
                </m:sup>
              </m:sSup>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r>
                <w:rPr>
                  <w:rFonts w:ascii="Cambria Math" w:hAnsi="Cambria Math"/>
                  <w:lang w:val="en-GB"/>
                </w:rPr>
                <m:t>∙</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0</m:t>
                      </m:r>
                    </m:sub>
                    <m:sup>
                      <m:r>
                        <w:rPr>
                          <w:rFonts w:ascii="Cambria Math" w:hAnsi="Cambria Math"/>
                          <w:lang w:val="en-GB"/>
                        </w:rPr>
                        <m:t>t</m:t>
                      </m:r>
                    </m:sup>
                  </m:sSubSup>
                </m:e>
              </m:acc>
            </m:e>
          </m:d>
        </m:oMath>
      </m:oMathPara>
    </w:p>
    <w:p w:rsidR="00A5476F" w:rsidRDefault="00A5476F" w:rsidP="00451DAA">
      <w:pPr>
        <w:rPr>
          <w:lang w:val="en-GB"/>
        </w:rPr>
      </w:pPr>
      <m:oMathPara>
        <m:oMathParaPr>
          <m:jc m:val="left"/>
        </m:oMathParaPr>
        <m:oMath>
          <w:proofErr w:type="spellStart"/>
          <m:r>
            <m:rPr>
              <m:nor/>
            </m:rPr>
            <w:rPr>
              <w:rFonts w:ascii="Cambria Math" w:hAnsi="Cambria Math"/>
              <w:lang w:val="en-GB"/>
            </w:rPr>
            <m:t>sgn</m:t>
          </m:r>
          <w:proofErr w:type="spellEnd"/>
          <m:d>
            <m:dPr>
              <m:ctrlPr>
                <w:rPr>
                  <w:rFonts w:ascii="Cambria Math" w:hAnsi="Cambria Math"/>
                  <w:i/>
                  <w:lang w:val="en-GB"/>
                </w:rPr>
              </m:ctrlPr>
            </m:dPr>
            <m:e>
              <m:sSup>
                <m:sSupPr>
                  <m:ctrlPr>
                    <w:rPr>
                      <w:rFonts w:ascii="Cambria Math" w:hAnsi="Cambria Math"/>
                      <w:i/>
                      <w:lang w:val="en-GB"/>
                    </w:rPr>
                  </m:ctrlPr>
                </m:sSupPr>
                <m:e>
                  <m:sSubSup>
                    <m:sSubSupPr>
                      <m:ctrlPr>
                        <w:rPr>
                          <w:rFonts w:ascii="Cambria Math" w:hAnsi="Cambria Math"/>
                          <w:i/>
                          <w:lang w:val="en-GB"/>
                        </w:rPr>
                      </m:ctrlPr>
                    </m:sSubSupPr>
                    <m:e>
                      <m:r>
                        <w:rPr>
                          <w:rFonts w:ascii="Cambria Math" w:hAnsi="Cambria Math"/>
                          <w:lang w:val="en-GB"/>
                        </w:rPr>
                        <m:t xml:space="preserve"> f</m:t>
                      </m:r>
                    </m:e>
                    <m:sub>
                      <m:r>
                        <w:rPr>
                          <w:rFonts w:ascii="Cambria Math" w:hAnsi="Cambria Math"/>
                          <w:lang w:val="en-GB"/>
                        </w:rPr>
                        <m:t>en</m:t>
                      </m:r>
                    </m:sub>
                    <m:sup>
                      <m:r>
                        <w:rPr>
                          <w:rFonts w:ascii="Cambria Math" w:hAnsi="Cambria Math"/>
                          <w:lang w:val="en-GB"/>
                        </w:rPr>
                        <m:t>t</m:t>
                      </m:r>
                    </m:sup>
                  </m:sSubSup>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e>
                <m:sup>
                  <m:r>
                    <w:rPr>
                      <w:rFonts w:ascii="Cambria Math" w:hAnsi="Cambria Math"/>
                      <w:lang w:val="en-GB"/>
                    </w:rPr>
                    <m:t>2</m:t>
                  </m:r>
                </m:sup>
              </m:sSup>
            </m:e>
          </m:d>
          <m:r>
            <w:rPr>
              <w:rFonts w:ascii="Cambria Math" w:hAnsi="Cambria Math"/>
              <w:lang w:val="en-GB"/>
            </w:rPr>
            <m:t>=</m:t>
          </m:r>
          <m:r>
            <m:rPr>
              <m:nor/>
            </m:rPr>
            <w:rPr>
              <w:rFonts w:ascii="Cambria Math" w:hAnsi="Cambria Math"/>
              <w:lang w:val="en-GB"/>
            </w:rPr>
            <m:t xml:space="preserve"> sgn</m:t>
          </m:r>
          <m:d>
            <m:dPr>
              <m:ctrlPr>
                <w:rPr>
                  <w:rFonts w:ascii="Cambria Math" w:hAnsi="Cambria Math"/>
                  <w:i/>
                  <w:lang w:val="en-GB"/>
                </w:rPr>
              </m:ctrlPr>
            </m:dPr>
            <m:e>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m:t>
                          </m:r>
                        </m:sub>
                        <m:sup>
                          <m:r>
                            <w:rPr>
                              <w:rFonts w:ascii="Cambria Math" w:hAnsi="Cambria Math"/>
                              <w:lang w:val="en-GB"/>
                            </w:rPr>
                            <m:t>t</m:t>
                          </m:r>
                        </m:sup>
                      </m:sSubSup>
                    </m:e>
                  </m:d>
                </m:e>
                <m:sup>
                  <m:r>
                    <w:rPr>
                      <w:rFonts w:ascii="Cambria Math" w:hAnsi="Cambria Math"/>
                      <w:lang w:val="en-GB"/>
                    </w:rPr>
                    <m:t>2</m:t>
                  </m:r>
                </m:sup>
              </m:sSup>
              <m:r>
                <w:rPr>
                  <w:rFonts w:ascii="Cambria Math" w:hAnsi="Cambria Math"/>
                  <w:lang w:val="en-GB"/>
                </w:rPr>
                <m:t>+2</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m:t>
                      </m:r>
                    </m:sub>
                    <m:sup>
                      <m:r>
                        <w:rPr>
                          <w:rFonts w:ascii="Cambria Math" w:hAnsi="Cambria Math"/>
                          <w:lang w:val="en-GB"/>
                        </w:rPr>
                        <m:t>t</m:t>
                      </m:r>
                    </m:sup>
                  </m:sSubSup>
                </m:e>
              </m:acc>
            </m:e>
          </m:d>
          <m:r>
            <w:rPr>
              <w:rFonts w:ascii="Cambria Math" w:hAnsi="Cambria Math"/>
              <w:lang w:val="en-GB"/>
            </w:rPr>
            <m:t>=</m:t>
          </m:r>
          <m:r>
            <m:rPr>
              <m:nor/>
            </m:rPr>
            <w:rPr>
              <w:rFonts w:ascii="Cambria Math" w:hAnsi="Cambria Math"/>
              <w:lang w:val="en-GB"/>
            </w:rPr>
            <m:t>sgn</m:t>
          </m:r>
          <m:d>
            <m:dPr>
              <m:ctrlPr>
                <w:rPr>
                  <w:rFonts w:ascii="Cambria Math" w:hAnsi="Cambria Math"/>
                  <w:i/>
                  <w:lang w:val="en-GB"/>
                </w:rPr>
              </m:ctrlPr>
            </m:dPr>
            <m:e>
              <m:sSup>
                <m:sSupPr>
                  <m:ctrlPr>
                    <w:rPr>
                      <w:rFonts w:ascii="Cambria Math" w:hAnsi="Cambria Math"/>
                      <w:i/>
                      <w:lang w:val="en-GB"/>
                    </w:rPr>
                  </m:ctrlPr>
                </m:sSup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d>
                    <m:dPr>
                      <m:ctrlPr>
                        <w:rPr>
                          <w:rFonts w:ascii="Cambria Math" w:hAnsi="Cambria Math"/>
                          <w:i/>
                          <w:lang w:val="en-GB"/>
                        </w:rPr>
                      </m:ctrlPr>
                    </m:d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d>
                </m:e>
                <m:sup>
                  <m:r>
                    <w:rPr>
                      <w:rFonts w:ascii="Cambria Math" w:hAnsi="Cambria Math"/>
                      <w:lang w:val="en-GB"/>
                    </w:rPr>
                    <m:t>2</m:t>
                  </m:r>
                </m:sup>
              </m:sSup>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r>
                <w:rPr>
                  <w:rFonts w:ascii="Cambria Math" w:hAnsi="Cambria Math"/>
                  <w:lang w:val="en-GB"/>
                </w:rPr>
                <m:t>∙</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0</m:t>
                      </m:r>
                    </m:sub>
                    <m:sup>
                      <m:r>
                        <w:rPr>
                          <w:rFonts w:ascii="Cambria Math" w:hAnsi="Cambria Math"/>
                          <w:lang w:val="en-GB"/>
                        </w:rPr>
                        <m:t>t</m:t>
                      </m:r>
                    </m:sup>
                  </m:sSubSup>
                </m:e>
              </m:acc>
            </m:e>
          </m:d>
        </m:oMath>
      </m:oMathPara>
    </w:p>
    <w:p w:rsidR="00451DAA" w:rsidRDefault="00451DAA" w:rsidP="00451DAA">
      <w:pPr>
        <w:rPr>
          <w:lang w:val="en-GB"/>
        </w:rPr>
      </w:pPr>
      <m:oMathPara>
        <m:oMathParaPr>
          <m:jc m:val="left"/>
        </m:oMathParaPr>
        <m:oMath>
          <w:proofErr w:type="spellStart"/>
          <m:r>
            <m:rPr>
              <m:nor/>
            </m:rPr>
            <w:rPr>
              <w:rFonts w:ascii="Cambria Math" w:hAnsi="Cambria Math"/>
              <w:lang w:val="en-GB"/>
            </w:rPr>
            <m:t>sgn</m:t>
          </m:r>
          <w:proofErr w:type="spellEnd"/>
          <m:d>
            <m:dPr>
              <m:ctrlPr>
                <w:rPr>
                  <w:rFonts w:ascii="Cambria Math" w:hAnsi="Cambria Math"/>
                  <w:i/>
                  <w:lang w:val="en-GB"/>
                </w:rPr>
              </m:ctrlPr>
            </m:dPr>
            <m:e>
              <m:sSup>
                <m:sSupPr>
                  <m:ctrlPr>
                    <w:rPr>
                      <w:rFonts w:ascii="Cambria Math" w:hAnsi="Cambria Math"/>
                      <w:i/>
                      <w:lang w:val="en-GB"/>
                    </w:rPr>
                  </m:ctrlPr>
                </m:sSupPr>
                <m:e>
                  <m:sSubSup>
                    <m:sSubSupPr>
                      <m:ctrlPr>
                        <w:rPr>
                          <w:rFonts w:ascii="Cambria Math" w:hAnsi="Cambria Math"/>
                          <w:i/>
                          <w:lang w:val="en-GB"/>
                        </w:rPr>
                      </m:ctrlPr>
                    </m:sSubSupPr>
                    <m:e>
                      <m:r>
                        <w:rPr>
                          <w:rFonts w:ascii="Cambria Math" w:hAnsi="Cambria Math"/>
                          <w:lang w:val="en-GB"/>
                        </w:rPr>
                        <m:t xml:space="preserve"> f</m:t>
                      </m:r>
                    </m:e>
                    <m:sub>
                      <m:r>
                        <w:rPr>
                          <w:rFonts w:ascii="Cambria Math" w:hAnsi="Cambria Math"/>
                          <w:lang w:val="en-GB"/>
                        </w:rPr>
                        <m:t>sn</m:t>
                      </m:r>
                    </m:sub>
                    <m:sup>
                      <m:r>
                        <w:rPr>
                          <w:rFonts w:ascii="Cambria Math" w:hAnsi="Cambria Math"/>
                          <w:lang w:val="en-GB"/>
                        </w:rPr>
                        <m:t>t</m:t>
                      </m:r>
                    </m:sup>
                  </m:sSubSup>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en</m:t>
                      </m:r>
                    </m:sub>
                    <m:sup>
                      <m:r>
                        <w:rPr>
                          <w:rFonts w:ascii="Cambria Math" w:hAnsi="Cambria Math"/>
                          <w:lang w:val="en-GB"/>
                        </w:rPr>
                        <m:t>t</m:t>
                      </m:r>
                    </m:sup>
                  </m:sSubSup>
                </m:e>
                <m:sup>
                  <m:r>
                    <w:rPr>
                      <w:rFonts w:ascii="Cambria Math" w:hAnsi="Cambria Math"/>
                      <w:lang w:val="en-GB"/>
                    </w:rPr>
                    <m:t>2</m:t>
                  </m:r>
                </m:sup>
              </m:sSup>
            </m:e>
          </m:d>
          <m:r>
            <w:rPr>
              <w:rFonts w:ascii="Cambria Math" w:hAnsi="Cambria Math"/>
              <w:lang w:val="en-GB"/>
            </w:rPr>
            <m:t>=</m:t>
          </m:r>
          <m:r>
            <m:rPr>
              <m:nor/>
            </m:rPr>
            <w:rPr>
              <w:rFonts w:ascii="Cambria Math" w:hAnsi="Cambria Math"/>
              <w:lang w:val="en-GB"/>
            </w:rPr>
            <m:t xml:space="preserve"> sgn</m:t>
          </m:r>
          <m:d>
            <m:dPr>
              <m:ctrlPr>
                <w:rPr>
                  <w:rFonts w:ascii="Cambria Math" w:hAnsi="Cambria Math"/>
                  <w:i/>
                  <w:lang w:val="en-GB"/>
                </w:rPr>
              </m:ctrlPr>
            </m:dPr>
            <m:e>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t</m:t>
                          </m:r>
                        </m:sup>
                      </m:sSup>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m:t>
                          </m:r>
                        </m:sub>
                        <m:sup>
                          <m:r>
                            <w:rPr>
                              <w:rFonts w:ascii="Cambria Math" w:hAnsi="Cambria Math"/>
                              <w:lang w:val="en-GB"/>
                            </w:rPr>
                            <m:t>t</m:t>
                          </m:r>
                        </m:sup>
                      </m:sSubSup>
                    </m:e>
                  </m:d>
                </m:e>
                <m:sup>
                  <m:r>
                    <w:rPr>
                      <w:rFonts w:ascii="Cambria Math" w:hAnsi="Cambria Math"/>
                      <w:lang w:val="en-GB"/>
                    </w:rPr>
                    <m:t>2</m:t>
                  </m:r>
                </m:sup>
              </m:sSup>
              <m:r>
                <w:rPr>
                  <w:rFonts w:ascii="Cambria Math" w:hAnsi="Cambria Math"/>
                  <w:lang w:val="en-GB"/>
                </w:rPr>
                <m:t>+2</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v</m:t>
                      </m:r>
                    </m:sub>
                    <m:sup>
                      <m:r>
                        <w:rPr>
                          <w:rFonts w:ascii="Cambria Math" w:hAnsi="Cambria Math"/>
                          <w:lang w:val="en-GB"/>
                        </w:rPr>
                        <m:t>t</m:t>
                      </m:r>
                    </m:sup>
                  </m:sSubSup>
                </m:e>
              </m:acc>
            </m:e>
          </m:d>
          <m:r>
            <w:rPr>
              <w:rFonts w:ascii="Cambria Math" w:hAnsi="Cambria Math"/>
              <w:lang w:val="en-GB"/>
            </w:rPr>
            <m:t>=</m:t>
          </m:r>
          <m:r>
            <m:rPr>
              <m:nor/>
            </m:rPr>
            <w:rPr>
              <w:rFonts w:ascii="Cambria Math" w:hAnsi="Cambria Math"/>
              <w:lang w:val="en-GB"/>
            </w:rPr>
            <m:t>sgn</m:t>
          </m:r>
          <m:d>
            <m:dPr>
              <m:ctrlPr>
                <w:rPr>
                  <w:rFonts w:ascii="Cambria Math" w:hAnsi="Cambria Math"/>
                  <w:i/>
                  <w:lang w:val="en-GB"/>
                </w:rPr>
              </m:ctrlPr>
            </m:dPr>
            <m:e>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t</m:t>
                          </m:r>
                        </m:sub>
                      </m:sSub>
                    </m:num>
                    <m:den>
                      <m:r>
                        <m:rPr>
                          <m:sty m:val="p"/>
                        </m:rPr>
                        <w:rPr>
                          <w:rFonts w:ascii="Cambria Math" w:hAnsi="Cambria Math"/>
                          <w:lang w:val="en-GB"/>
                        </w:rPr>
                        <m:t>2</m:t>
                      </m:r>
                      <m:sSub>
                        <m:sSubPr>
                          <m:ctrlPr>
                            <w:rPr>
                              <w:rFonts w:ascii="Cambria Math" w:hAnsi="Cambria Math"/>
                              <w:lang w:val="en-GB"/>
                            </w:rPr>
                          </m:ctrlPr>
                        </m:sSubPr>
                        <m:e>
                          <m:r>
                            <m:rPr>
                              <m:sty m:val="p"/>
                            </m:rPr>
                            <w:rPr>
                              <w:rFonts w:ascii="Cambria Math" w:hAnsi="Cambria Math"/>
                              <w:lang w:val="en-GB"/>
                            </w:rPr>
                            <m:t>k</m:t>
                          </m:r>
                        </m:e>
                        <m:sub>
                          <m:r>
                            <m:rPr>
                              <m:sty m:val="p"/>
                            </m:rPr>
                            <w:rPr>
                              <w:rFonts w:ascii="Cambria Math" w:hAnsi="Cambria Math"/>
                              <w:lang w:val="en-GB"/>
                            </w:rPr>
                            <m:t>t</m:t>
                          </m:r>
                        </m:sub>
                      </m:sSub>
                      <m:r>
                        <m:rPr>
                          <m:sty m:val="p"/>
                        </m:rPr>
                        <w:rPr>
                          <w:rFonts w:ascii="Cambria Math" w:hAnsi="Cambria Math"/>
                          <w:lang w:val="en-GB"/>
                        </w:rPr>
                        <m:t>Δ</m:t>
                      </m:r>
                      <m:r>
                        <w:rPr>
                          <w:rFonts w:ascii="Cambria Math" w:hAnsi="Cambria Math"/>
                          <w:lang w:val="en-GB"/>
                        </w:rPr>
                        <m:t>t</m:t>
                      </m:r>
                    </m:den>
                  </m:f>
                </m:e>
              </m:d>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d>
                </m:e>
                <m:sup>
                  <m:r>
                    <w:rPr>
                      <w:rFonts w:ascii="Cambria Math" w:hAnsi="Cambria Math"/>
                      <w:lang w:val="en-GB"/>
                    </w:rPr>
                    <m:t>2</m:t>
                  </m:r>
                </m:sup>
              </m:sSup>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r>
                <w:rPr>
                  <w:rFonts w:ascii="Cambria Math" w:hAnsi="Cambria Math"/>
                  <w:lang w:val="en-GB"/>
                </w:rPr>
                <m:t>∙</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0</m:t>
                      </m:r>
                    </m:sub>
                    <m:sup>
                      <m:r>
                        <w:rPr>
                          <w:rFonts w:ascii="Cambria Math" w:hAnsi="Cambria Math"/>
                          <w:lang w:val="en-GB"/>
                        </w:rPr>
                        <m:t>t</m:t>
                      </m:r>
                    </m:sup>
                  </m:sSubSup>
                </m:e>
              </m:acc>
            </m:e>
          </m:d>
        </m:oMath>
      </m:oMathPara>
    </w:p>
    <w:p w:rsidR="0053365C" w:rsidRDefault="0053365C" w:rsidP="00834C7C">
      <w:pPr>
        <w:rPr>
          <w:lang w:val="en-GB"/>
        </w:rPr>
      </w:pPr>
      <w:r>
        <w:rPr>
          <w:lang w:val="en-GB"/>
        </w:rPr>
        <w:t xml:space="preserve">So </w:t>
      </w:r>
      <w:r w:rsidR="00514064">
        <w:rPr>
          <w:lang w:val="en-GB"/>
        </w:rPr>
        <w:t xml:space="preserve">four cases </w:t>
      </w:r>
      <w:del w:id="220" w:author="ZID" w:date="2011-08-22T23:14:00Z">
        <w:r w:rsidR="00514064" w:rsidDel="003345B1">
          <w:rPr>
            <w:lang w:val="en-GB"/>
          </w:rPr>
          <w:delText>appears</w:delText>
        </w:r>
      </w:del>
      <w:ins w:id="221" w:author="ZID" w:date="2011-08-22T23:14:00Z">
        <w:r w:rsidR="003345B1">
          <w:rPr>
            <w:lang w:val="en-GB"/>
          </w:rPr>
          <w:t>emerge</w:t>
        </w:r>
      </w:ins>
      <w:r>
        <w:rPr>
          <w:lang w:val="en-GB"/>
        </w:rPr>
        <w:t>:</w:t>
      </w:r>
    </w:p>
    <w:p w:rsidR="0053365C" w:rsidRDefault="00FF085F" w:rsidP="00834C7C">
      <w:pPr>
        <w:rPr>
          <w:lang w:val="en-GB"/>
        </w:rPr>
      </w:pPr>
      <w:proofErr w:type="spellStart"/>
      <w:proofErr w:type="gramStart"/>
      <w:r>
        <w:rPr>
          <w:lang w:val="en-GB"/>
        </w:rPr>
        <w:t>i</w:t>
      </w:r>
      <w:proofErr w:type="spellEnd"/>
      <w:proofErr w:type="gramEnd"/>
      <w:r w:rsidR="00514064">
        <w:rPr>
          <w:lang w:val="en-GB"/>
        </w:rPr>
        <w:t>)</w:t>
      </w:r>
      <w:r w:rsidR="001E7488">
        <w:rPr>
          <w:lang w:val="en-GB"/>
        </w:rPr>
        <w:tab/>
      </w:r>
      <m:oMath>
        <m:r>
          <w:rPr>
            <w:rFonts w:ascii="Cambria Math" w:hAnsi="Cambria Math"/>
            <w:lang w:val="en-GB"/>
          </w:rPr>
          <m:t>-</m:t>
        </m:r>
        <m:sSup>
          <m:sSupPr>
            <m:ctrlPr>
              <w:rPr>
                <w:rFonts w:ascii="Cambria Math" w:hAnsi="Cambria Math"/>
                <w:i/>
                <w:lang w:val="en-GB"/>
              </w:rPr>
            </m:ctrlPr>
          </m:sSup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d>
              <m:dPr>
                <m:ctrlPr>
                  <w:rPr>
                    <w:rFonts w:ascii="Cambria Math" w:hAnsi="Cambria Math"/>
                    <w:i/>
                    <w:lang w:val="en-GB"/>
                  </w:rPr>
                </m:ctrlPr>
              </m:d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d>
          </m:e>
          <m:sup>
            <m:r>
              <w:rPr>
                <w:rFonts w:ascii="Cambria Math" w:hAnsi="Cambria Math"/>
                <w:lang w:val="en-GB"/>
              </w:rPr>
              <m:t>2</m:t>
            </m:r>
          </m:sup>
        </m:sSup>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r>
          <w:rPr>
            <w:rFonts w:ascii="Cambria Math" w:hAnsi="Cambria Math"/>
            <w:lang w:val="en-GB"/>
          </w:rPr>
          <m:t>∙</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0</m:t>
                </m:r>
              </m:sub>
              <m:sup>
                <m:r>
                  <w:rPr>
                    <w:rFonts w:ascii="Cambria Math" w:hAnsi="Cambria Math"/>
                    <w:lang w:val="en-GB"/>
                  </w:rPr>
                  <m:t>t</m:t>
                </m:r>
              </m:sup>
            </m:sSubSup>
          </m:e>
        </m:acc>
      </m:oMath>
      <w:r w:rsidR="00DD5004">
        <w:rPr>
          <w:lang w:val="en-GB"/>
        </w:rPr>
        <w:tab/>
      </w:r>
      <w:r w:rsidR="00DD5004">
        <w:rPr>
          <w:lang w:val="en-GB"/>
        </w:rPr>
        <w:tab/>
      </w:r>
      <w:r w:rsidR="00DD5004">
        <w:rPr>
          <w:lang w:val="en-GB"/>
        </w:rPr>
        <w:tab/>
      </w:r>
      <w:r w:rsidR="00DD5004">
        <w:rPr>
          <w:lang w:val="en-GB"/>
        </w:rPr>
        <w:tab/>
      </w:r>
      <w:r w:rsidR="00DD5004">
        <w:rPr>
          <w:lang w:val="en-GB"/>
        </w:rPr>
        <w:tab/>
      </w:r>
      <w:r w:rsidR="00DD5004">
        <w:rPr>
          <w:lang w:val="en-GB"/>
        </w:rPr>
        <w:tab/>
      </w:r>
      <w:r w:rsidR="0001714D">
        <w:rPr>
          <w:lang w:val="en-GB"/>
        </w:rPr>
        <w:t xml:space="preserve">: </w:t>
      </w:r>
      <m:oMath>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en</m:t>
            </m:r>
          </m:sub>
          <m:sup>
            <m:r>
              <w:rPr>
                <w:rFonts w:ascii="Cambria Math" w:hAnsi="Cambria Math"/>
                <w:lang w:val="en-GB"/>
              </w:rPr>
              <m:t>t</m:t>
            </m:r>
          </m:sup>
        </m:sSubSup>
        <m:sSubSup>
          <m:sSubSupPr>
            <m:ctrlPr>
              <w:rPr>
                <w:rFonts w:ascii="Cambria Math" w:hAnsi="Cambria Math"/>
                <w:i/>
                <w:lang w:val="en-GB"/>
              </w:rPr>
            </m:ctrlPr>
          </m:sSubSupPr>
          <m:e>
            <m:r>
              <w:rPr>
                <w:rFonts w:ascii="Cambria Math" w:hAnsi="Cambria Math"/>
                <w:lang w:val="en-GB"/>
              </w:rPr>
              <m:t>&lt;f</m:t>
            </m:r>
          </m:e>
          <m:sub>
            <m:r>
              <w:rPr>
                <w:rFonts w:ascii="Cambria Math" w:hAnsi="Cambria Math"/>
                <w:lang w:val="en-GB"/>
              </w:rPr>
              <m:t>sn</m:t>
            </m:r>
          </m:sub>
          <m:sup>
            <m:r>
              <w:rPr>
                <w:rFonts w:ascii="Cambria Math" w:hAnsi="Cambria Math"/>
                <w:lang w:val="en-GB"/>
              </w:rPr>
              <m:t>t</m:t>
            </m:r>
          </m:sup>
        </m:sSubSup>
      </m:oMath>
    </w:p>
    <w:p w:rsidR="00DD5004" w:rsidRDefault="00FF085F" w:rsidP="00834C7C">
      <w:pPr>
        <w:rPr>
          <w:lang w:val="en-GB"/>
        </w:rPr>
      </w:pPr>
      <w:proofErr w:type="gramStart"/>
      <w:r>
        <w:rPr>
          <w:lang w:val="en-GB"/>
        </w:rPr>
        <w:lastRenderedPageBreak/>
        <w:t>ii</w:t>
      </w:r>
      <w:proofErr w:type="gramEnd"/>
      <w:r w:rsidR="00514064">
        <w:rPr>
          <w:lang w:val="en-GB"/>
        </w:rPr>
        <w:t>)</w:t>
      </w:r>
      <w:r w:rsidR="001E7488">
        <w:rPr>
          <w:lang w:val="en-GB"/>
        </w:rPr>
        <w:tab/>
      </w:r>
      <m:oMath>
        <m:r>
          <w:rPr>
            <w:rFonts w:ascii="Cambria Math" w:hAnsi="Cambria Math"/>
            <w:lang w:val="en-GB"/>
          </w:rPr>
          <m:t>-</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t</m:t>
                    </m:r>
                  </m:sub>
                </m:sSub>
              </m:num>
              <m:den>
                <m:r>
                  <m:rPr>
                    <m:sty m:val="p"/>
                  </m:rPr>
                  <w:rPr>
                    <w:rFonts w:ascii="Cambria Math" w:hAnsi="Cambria Math"/>
                    <w:lang w:val="en-GB"/>
                  </w:rPr>
                  <m:t>2</m:t>
                </m:r>
                <m:sSub>
                  <m:sSubPr>
                    <m:ctrlPr>
                      <w:rPr>
                        <w:rFonts w:ascii="Cambria Math" w:hAnsi="Cambria Math"/>
                        <w:lang w:val="en-GB"/>
                      </w:rPr>
                    </m:ctrlPr>
                  </m:sSubPr>
                  <m:e>
                    <m:r>
                      <m:rPr>
                        <m:sty m:val="p"/>
                      </m:rPr>
                      <w:rPr>
                        <w:rFonts w:ascii="Cambria Math" w:hAnsi="Cambria Math"/>
                        <w:lang w:val="en-GB"/>
                      </w:rPr>
                      <m:t>k</m:t>
                    </m:r>
                  </m:e>
                  <m:sub>
                    <m:r>
                      <m:rPr>
                        <m:sty m:val="p"/>
                      </m:rPr>
                      <w:rPr>
                        <w:rFonts w:ascii="Cambria Math" w:hAnsi="Cambria Math"/>
                        <w:lang w:val="en-GB"/>
                      </w:rPr>
                      <m:t>t</m:t>
                    </m:r>
                  </m:sub>
                </m:sSub>
                <m:r>
                  <m:rPr>
                    <m:sty m:val="p"/>
                  </m:rPr>
                  <w:rPr>
                    <w:rFonts w:ascii="Cambria Math" w:hAnsi="Cambria Math"/>
                    <w:lang w:val="en-GB"/>
                  </w:rPr>
                  <m:t>Δ</m:t>
                </m:r>
                <m:r>
                  <w:rPr>
                    <w:rFonts w:ascii="Cambria Math" w:hAnsi="Cambria Math"/>
                    <w:lang w:val="en-GB"/>
                  </w:rPr>
                  <m:t>t</m:t>
                </m:r>
              </m:den>
            </m:f>
          </m:e>
        </m:d>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d>
          </m:e>
          <m:sup>
            <m:r>
              <w:rPr>
                <w:rFonts w:ascii="Cambria Math" w:hAnsi="Cambria Math"/>
                <w:lang w:val="en-GB"/>
              </w:rPr>
              <m:t>2</m:t>
            </m:r>
          </m:sup>
        </m:sSup>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r>
          <w:rPr>
            <w:rFonts w:ascii="Cambria Math" w:hAnsi="Cambria Math"/>
            <w:lang w:val="en-GB"/>
          </w:rPr>
          <m:t>∙</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0</m:t>
                </m:r>
              </m:sub>
              <m:sup>
                <m:r>
                  <w:rPr>
                    <w:rFonts w:ascii="Cambria Math" w:hAnsi="Cambria Math"/>
                    <w:lang w:val="en-GB"/>
                  </w:rPr>
                  <m:t>t</m:t>
                </m:r>
              </m:sup>
            </m:sSubSup>
          </m:e>
        </m:acc>
        <m:r>
          <w:rPr>
            <w:rFonts w:ascii="Cambria Math" w:hAnsi="Cambria Math"/>
            <w:lang w:val="en-GB"/>
          </w:rPr>
          <m:t>&lt;-</m:t>
        </m:r>
        <m:sSup>
          <m:sSupPr>
            <m:ctrlPr>
              <w:rPr>
                <w:rFonts w:ascii="Cambria Math" w:hAnsi="Cambria Math"/>
                <w:i/>
                <w:lang w:val="en-GB"/>
              </w:rPr>
            </m:ctrlPr>
          </m:sSup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d>
              <m:dPr>
                <m:ctrlPr>
                  <w:rPr>
                    <w:rFonts w:ascii="Cambria Math" w:hAnsi="Cambria Math"/>
                    <w:i/>
                    <w:lang w:val="en-GB"/>
                  </w:rPr>
                </m:ctrlPr>
              </m:d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d>
          </m:e>
          <m:sup>
            <m:r>
              <w:rPr>
                <w:rFonts w:ascii="Cambria Math" w:hAnsi="Cambria Math"/>
                <w:lang w:val="en-GB"/>
              </w:rPr>
              <m:t>2</m:t>
            </m:r>
          </m:sup>
        </m:sSup>
      </m:oMath>
      <w:r w:rsidR="00DD5004">
        <w:rPr>
          <w:lang w:val="en-GB"/>
        </w:rPr>
        <w:tab/>
      </w:r>
      <w:r w:rsidR="00DD5004">
        <w:rPr>
          <w:lang w:val="en-GB"/>
        </w:rPr>
        <w:tab/>
      </w:r>
      <w:r w:rsidR="00DD5004">
        <w:rPr>
          <w:lang w:val="en-GB"/>
        </w:rPr>
        <w:tab/>
      </w:r>
      <w:r w:rsidR="0001714D">
        <w:rPr>
          <w:lang w:val="en-GB"/>
        </w:rPr>
        <w:t xml:space="preserve">: </w:t>
      </w:r>
      <m:oMath>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en</m:t>
            </m:r>
          </m:sub>
          <m:sup>
            <m:r>
              <w:rPr>
                <w:rFonts w:ascii="Cambria Math" w:hAnsi="Cambria Math"/>
                <w:lang w:val="en-GB"/>
              </w:rPr>
              <m:t>t</m:t>
            </m:r>
          </m:sup>
        </m:sSubSup>
        <m:r>
          <w:rPr>
            <w:rFonts w:ascii="Cambria Math" w:hAnsi="Cambria Math"/>
            <w:lang w:val="en-GB"/>
          </w:rPr>
          <m:t>&lt;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sn</m:t>
            </m:r>
          </m:sub>
          <m:sup>
            <m:r>
              <w:rPr>
                <w:rFonts w:ascii="Cambria Math" w:hAnsi="Cambria Math"/>
                <w:lang w:val="en-GB"/>
              </w:rPr>
              <m:t>t</m:t>
            </m:r>
          </m:sup>
        </m:sSubSup>
      </m:oMath>
    </w:p>
    <w:p w:rsidR="00DD5004" w:rsidRDefault="00FF085F" w:rsidP="00834C7C">
      <w:pPr>
        <w:rPr>
          <w:lang w:val="en-GB"/>
        </w:rPr>
      </w:pPr>
      <w:proofErr w:type="gramStart"/>
      <w:r>
        <w:rPr>
          <w:lang w:val="en-GB"/>
        </w:rPr>
        <w:t>iii</w:t>
      </w:r>
      <w:proofErr w:type="gramEnd"/>
      <w:r w:rsidR="00514064">
        <w:rPr>
          <w:lang w:val="en-GB"/>
        </w:rPr>
        <w:t>)</w:t>
      </w:r>
      <w:r w:rsidR="001E7488">
        <w:rPr>
          <w:lang w:val="en-GB"/>
        </w:rPr>
        <w:tab/>
      </w:r>
      <m:oMath>
        <m:r>
          <w:rPr>
            <w:rFonts w:ascii="Cambria Math" w:hAnsi="Cambria Math"/>
            <w:lang w:val="en-GB"/>
          </w:rPr>
          <m:t>-</m:t>
        </m:r>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t</m:t>
                    </m:r>
                  </m:sub>
                </m:sSub>
              </m:num>
              <m:den>
                <m:r>
                  <m:rPr>
                    <m:sty m:val="p"/>
                  </m:rPr>
                  <w:rPr>
                    <w:rFonts w:ascii="Cambria Math" w:hAnsi="Cambria Math"/>
                    <w:lang w:val="en-GB"/>
                  </w:rPr>
                  <m:t>2</m:t>
                </m:r>
                <m:sSub>
                  <m:sSubPr>
                    <m:ctrlPr>
                      <w:rPr>
                        <w:rFonts w:ascii="Cambria Math" w:hAnsi="Cambria Math"/>
                        <w:lang w:val="en-GB"/>
                      </w:rPr>
                    </m:ctrlPr>
                  </m:sSubPr>
                  <m:e>
                    <m:r>
                      <m:rPr>
                        <m:sty m:val="p"/>
                      </m:rPr>
                      <w:rPr>
                        <w:rFonts w:ascii="Cambria Math" w:hAnsi="Cambria Math"/>
                        <w:lang w:val="en-GB"/>
                      </w:rPr>
                      <m:t>k</m:t>
                    </m:r>
                  </m:e>
                  <m:sub>
                    <m:r>
                      <m:rPr>
                        <m:sty m:val="p"/>
                      </m:rPr>
                      <w:rPr>
                        <w:rFonts w:ascii="Cambria Math" w:hAnsi="Cambria Math"/>
                        <w:lang w:val="en-GB"/>
                      </w:rPr>
                      <m:t>t</m:t>
                    </m:r>
                  </m:sub>
                </m:sSub>
                <m:r>
                  <m:rPr>
                    <m:sty m:val="p"/>
                  </m:rPr>
                  <w:rPr>
                    <w:rFonts w:ascii="Cambria Math" w:hAnsi="Cambria Math"/>
                    <w:lang w:val="en-GB"/>
                  </w:rPr>
                  <m:t>Δ</m:t>
                </m:r>
                <m:r>
                  <w:rPr>
                    <w:rFonts w:ascii="Cambria Math" w:hAnsi="Cambria Math"/>
                    <w:lang w:val="en-GB"/>
                  </w:rPr>
                  <m:t>t</m:t>
                </m:r>
              </m:den>
            </m:f>
          </m:e>
        </m:d>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d>
          </m:e>
          <m:sup>
            <m:r>
              <w:rPr>
                <w:rFonts w:ascii="Cambria Math" w:hAnsi="Cambria Math"/>
                <w:lang w:val="en-GB"/>
              </w:rPr>
              <m:t>2</m:t>
            </m:r>
          </m:sup>
        </m:sSup>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r>
          <w:rPr>
            <w:rFonts w:ascii="Cambria Math" w:hAnsi="Cambria Math"/>
            <w:lang w:val="en-GB"/>
          </w:rPr>
          <m:t>∙</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0</m:t>
                </m:r>
              </m:sub>
              <m:sup>
                <m:r>
                  <w:rPr>
                    <w:rFonts w:ascii="Cambria Math" w:hAnsi="Cambria Math"/>
                    <w:lang w:val="en-GB"/>
                  </w:rPr>
                  <m:t>t</m:t>
                </m:r>
              </m:sup>
            </m:sSubSup>
          </m:e>
        </m:acc>
        <m:r>
          <w:rPr>
            <w:rFonts w:ascii="Cambria Math" w:hAnsi="Cambria Math"/>
            <w:lang w:val="en-GB"/>
          </w:rPr>
          <m:t>&lt;-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t</m:t>
                        </m:r>
                      </m:sub>
                    </m:sSub>
                  </m:num>
                  <m:den>
                    <m:r>
                      <m:rPr>
                        <m:sty m:val="p"/>
                      </m:rPr>
                      <w:rPr>
                        <w:rFonts w:ascii="Cambria Math" w:hAnsi="Cambria Math"/>
                        <w:lang w:val="en-GB"/>
                      </w:rPr>
                      <m:t>2</m:t>
                    </m:r>
                    <m:sSub>
                      <m:sSubPr>
                        <m:ctrlPr>
                          <w:rPr>
                            <w:rFonts w:ascii="Cambria Math" w:hAnsi="Cambria Math"/>
                            <w:lang w:val="en-GB"/>
                          </w:rPr>
                        </m:ctrlPr>
                      </m:sSubPr>
                      <m:e>
                        <m:r>
                          <m:rPr>
                            <m:sty m:val="p"/>
                          </m:rPr>
                          <w:rPr>
                            <w:rFonts w:ascii="Cambria Math" w:hAnsi="Cambria Math"/>
                            <w:lang w:val="en-GB"/>
                          </w:rPr>
                          <m:t>k</m:t>
                        </m:r>
                      </m:e>
                      <m:sub>
                        <m:r>
                          <m:rPr>
                            <m:sty m:val="p"/>
                          </m:rPr>
                          <w:rPr>
                            <w:rFonts w:ascii="Cambria Math" w:hAnsi="Cambria Math"/>
                            <w:lang w:val="en-GB"/>
                          </w:rPr>
                          <m:t>t</m:t>
                        </m:r>
                      </m:sub>
                    </m:sSub>
                    <m:r>
                      <m:rPr>
                        <m:sty m:val="p"/>
                      </m:rPr>
                      <w:rPr>
                        <w:rFonts w:ascii="Cambria Math" w:hAnsi="Cambria Math"/>
                        <w:lang w:val="en-GB"/>
                      </w:rPr>
                      <m:t>Δ</m:t>
                    </m:r>
                    <m:r>
                      <w:rPr>
                        <w:rFonts w:ascii="Cambria Math" w:hAnsi="Cambria Math"/>
                        <w:lang w:val="en-GB"/>
                      </w:rPr>
                      <m:t>t</m:t>
                    </m:r>
                  </m:den>
                </m:f>
              </m:e>
            </m:d>
            <m:d>
              <m:dPr>
                <m:ctrlPr>
                  <w:rPr>
                    <w:rFonts w:ascii="Cambria Math" w:hAnsi="Cambria Math"/>
                    <w:i/>
                    <w:lang w:val="en-GB"/>
                  </w:rPr>
                </m:ctrlPr>
              </m:d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d>
          </m:e>
          <m:sup>
            <m:r>
              <w:rPr>
                <w:rFonts w:ascii="Cambria Math" w:hAnsi="Cambria Math"/>
                <w:lang w:val="en-GB"/>
              </w:rPr>
              <m:t>2</m:t>
            </m:r>
          </m:sup>
        </m:sSup>
      </m:oMath>
      <w:r w:rsidR="00DD5004">
        <w:rPr>
          <w:lang w:val="en-GB"/>
        </w:rPr>
        <w:tab/>
      </w:r>
      <w:r w:rsidR="001E7488">
        <w:rPr>
          <w:lang w:val="en-GB"/>
        </w:rPr>
        <w:tab/>
      </w:r>
      <w:r w:rsidR="0001714D">
        <w:rPr>
          <w:lang w:val="en-GB"/>
        </w:rPr>
        <w:t xml:space="preserve">: </w:t>
      </w:r>
      <m:oMath>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en</m:t>
            </m:r>
          </m:sub>
          <m:sup>
            <m:r>
              <w:rPr>
                <w:rFonts w:ascii="Cambria Math" w:hAnsi="Cambria Math"/>
                <w:lang w:val="en-GB"/>
              </w:rPr>
              <m:t>t</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sn</m:t>
            </m:r>
          </m:sub>
          <m:sup>
            <m:r>
              <w:rPr>
                <w:rFonts w:ascii="Cambria Math" w:hAnsi="Cambria Math"/>
                <w:lang w:val="en-GB"/>
              </w:rPr>
              <m:t>t</m:t>
            </m:r>
          </m:sup>
        </m:sSubSup>
        <m:r>
          <w:rPr>
            <w:rFonts w:ascii="Cambria Math" w:hAnsi="Cambria Math"/>
            <w:lang w:val="en-GB"/>
          </w:rPr>
          <m:t>&lt;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oMath>
    </w:p>
    <w:p w:rsidR="00DB74A4" w:rsidRDefault="00FF085F" w:rsidP="00834C7C">
      <w:pPr>
        <w:rPr>
          <w:lang w:val="en-GB"/>
        </w:rPr>
      </w:pPr>
      <w:proofErr w:type="gramStart"/>
      <w:r>
        <w:rPr>
          <w:lang w:val="en-GB"/>
        </w:rPr>
        <w:t>iv</w:t>
      </w:r>
      <w:proofErr w:type="gramEnd"/>
      <w:r w:rsidR="00514064">
        <w:rPr>
          <w:lang w:val="en-GB"/>
        </w:rPr>
        <w:t>)</w:t>
      </w:r>
      <w:r w:rsidR="001E7488">
        <w:rPr>
          <w:lang w:val="en-GB"/>
        </w:rPr>
        <w:tab/>
      </w:r>
      <m:oMath>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r>
          <w:rPr>
            <w:rFonts w:ascii="Cambria Math" w:hAnsi="Cambria Math"/>
            <w:lang w:val="en-GB"/>
          </w:rPr>
          <m:t>∙</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0</m:t>
                </m:r>
              </m:sub>
              <m:sup>
                <m:r>
                  <w:rPr>
                    <w:rFonts w:ascii="Cambria Math" w:hAnsi="Cambria Math"/>
                    <w:lang w:val="en-GB"/>
                  </w:rPr>
                  <m:t>t</m:t>
                </m:r>
              </m:sup>
            </m:sSubSup>
          </m:e>
        </m:acc>
        <m:r>
          <w:rPr>
            <w:rFonts w:ascii="Cambria Math" w:hAnsi="Cambria Math"/>
            <w:lang w:val="en-GB"/>
          </w:rPr>
          <m:t>&lt;-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t</m:t>
                        </m:r>
                      </m:sub>
                    </m:sSub>
                  </m:num>
                  <m:den>
                    <m:r>
                      <m:rPr>
                        <m:sty m:val="p"/>
                      </m:rPr>
                      <w:rPr>
                        <w:rFonts w:ascii="Cambria Math" w:hAnsi="Cambria Math"/>
                        <w:lang w:val="en-GB"/>
                      </w:rPr>
                      <m:t>2</m:t>
                    </m:r>
                    <m:sSub>
                      <m:sSubPr>
                        <m:ctrlPr>
                          <w:rPr>
                            <w:rFonts w:ascii="Cambria Math" w:hAnsi="Cambria Math"/>
                            <w:lang w:val="en-GB"/>
                          </w:rPr>
                        </m:ctrlPr>
                      </m:sSubPr>
                      <m:e>
                        <m:r>
                          <m:rPr>
                            <m:sty m:val="p"/>
                          </m:rPr>
                          <w:rPr>
                            <w:rFonts w:ascii="Cambria Math" w:hAnsi="Cambria Math"/>
                            <w:lang w:val="en-GB"/>
                          </w:rPr>
                          <m:t>k</m:t>
                        </m:r>
                      </m:e>
                      <m:sub>
                        <m:r>
                          <m:rPr>
                            <m:sty m:val="p"/>
                          </m:rPr>
                          <w:rPr>
                            <w:rFonts w:ascii="Cambria Math" w:hAnsi="Cambria Math"/>
                            <w:lang w:val="en-GB"/>
                          </w:rPr>
                          <m:t>t</m:t>
                        </m:r>
                      </m:sub>
                    </m:sSub>
                    <m:r>
                      <m:rPr>
                        <m:sty m:val="p"/>
                      </m:rPr>
                      <w:rPr>
                        <w:rFonts w:ascii="Cambria Math" w:hAnsi="Cambria Math"/>
                        <w:lang w:val="en-GB"/>
                      </w:rPr>
                      <m:t>Δ</m:t>
                    </m:r>
                    <m:r>
                      <w:rPr>
                        <w:rFonts w:ascii="Cambria Math" w:hAnsi="Cambria Math"/>
                        <w:lang w:val="en-GB"/>
                      </w:rPr>
                      <m:t>t</m:t>
                    </m:r>
                  </m:den>
                </m:f>
              </m:e>
            </m:d>
            <m:d>
              <m:dPr>
                <m:ctrlPr>
                  <w:rPr>
                    <w:rFonts w:ascii="Cambria Math" w:hAnsi="Cambria Math"/>
                    <w:i/>
                    <w:lang w:val="en-GB"/>
                  </w:rPr>
                </m:ctrlPr>
              </m:d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d>
          </m:e>
          <m:sup>
            <m:r>
              <w:rPr>
                <w:rFonts w:ascii="Cambria Math" w:hAnsi="Cambria Math"/>
                <w:lang w:val="en-GB"/>
              </w:rPr>
              <m:t>2</m:t>
            </m:r>
          </m:sup>
        </m:sSup>
      </m:oMath>
      <w:r w:rsidR="001E7488">
        <w:rPr>
          <w:lang w:val="en-GB"/>
        </w:rPr>
        <w:tab/>
      </w:r>
      <w:r w:rsidR="001E7488">
        <w:rPr>
          <w:lang w:val="en-GB"/>
        </w:rPr>
        <w:tab/>
      </w:r>
      <w:r w:rsidR="001E7488">
        <w:rPr>
          <w:lang w:val="en-GB"/>
        </w:rPr>
        <w:tab/>
      </w:r>
      <w:r w:rsidR="001E7488">
        <w:rPr>
          <w:lang w:val="en-GB"/>
        </w:rPr>
        <w:tab/>
      </w:r>
      <w:r w:rsidR="001E7488">
        <w:rPr>
          <w:lang w:val="en-GB"/>
        </w:rPr>
        <w:tab/>
      </w:r>
      <w:r w:rsidR="0001714D">
        <w:rPr>
          <w:lang w:val="en-GB"/>
        </w:rPr>
        <w:t xml:space="preserve">: </w:t>
      </w:r>
      <m:oMath>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sn</m:t>
            </m:r>
          </m:sub>
          <m:sup>
            <m:r>
              <w:rPr>
                <w:rFonts w:ascii="Cambria Math" w:hAnsi="Cambria Math"/>
                <w:lang w:val="en-GB"/>
              </w:rPr>
              <m:t>t</m:t>
            </m:r>
          </m:sup>
        </m:sSubSup>
        <m:r>
          <w:rPr>
            <w:rFonts w:ascii="Cambria Math" w:hAnsi="Cambria Math"/>
            <w:lang w:val="en-GB"/>
          </w:rPr>
          <m:t>&lt;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en</m:t>
            </m:r>
          </m:sub>
          <m:sup>
            <m:r>
              <w:rPr>
                <w:rFonts w:ascii="Cambria Math" w:hAnsi="Cambria Math"/>
                <w:lang w:val="en-GB"/>
              </w:rPr>
              <m:t>t</m:t>
            </m:r>
          </m:sup>
        </m:sSubSup>
        <m:r>
          <w:rPr>
            <w:rFonts w:ascii="Cambria Math" w:hAnsi="Cambria Math"/>
            <w:lang w:val="en-GB"/>
          </w:rPr>
          <m:t>&lt;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e0</m:t>
            </m:r>
          </m:sub>
          <m:sup>
            <m:r>
              <w:rPr>
                <w:rFonts w:ascii="Cambria Math" w:hAnsi="Cambria Math"/>
                <w:lang w:val="en-GB"/>
              </w:rPr>
              <m:t>t</m:t>
            </m:r>
          </m:sup>
        </m:sSubSup>
      </m:oMath>
    </w:p>
    <w:p w:rsidR="00F70868" w:rsidRDefault="008814CF" w:rsidP="00834C7C">
      <w:pPr>
        <w:rPr>
          <w:lang w:val="en-GB"/>
        </w:rPr>
      </w:pPr>
      <w:r>
        <w:rPr>
          <w:lang w:val="en-GB"/>
        </w:rPr>
        <w:t xml:space="preserve">Depending on the sign and value </w:t>
      </w:r>
      <w:proofErr w:type="gramStart"/>
      <w:r>
        <w:rPr>
          <w:lang w:val="en-GB"/>
        </w:rPr>
        <w:t xml:space="preserve">of </w:t>
      </w:r>
      <m:oMath>
        <w:proofErr w:type="gramEnd"/>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r>
          <w:rPr>
            <w:rFonts w:ascii="Cambria Math" w:hAnsi="Cambria Math"/>
            <w:lang w:val="en-GB"/>
          </w:rPr>
          <m:t>∙</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0</m:t>
                </m:r>
              </m:sub>
              <m:sup>
                <m:r>
                  <w:rPr>
                    <w:rFonts w:ascii="Cambria Math" w:hAnsi="Cambria Math"/>
                    <w:lang w:val="en-GB"/>
                  </w:rPr>
                  <m:t>t</m:t>
                </m:r>
              </m:sup>
            </m:sSubSup>
          </m:e>
        </m:acc>
      </m:oMath>
      <w:r>
        <w:rPr>
          <w:lang w:val="en-GB"/>
        </w:rPr>
        <w:t xml:space="preserve">, the relative magnitude </w:t>
      </w:r>
      <w:r w:rsidR="00514064">
        <w:rPr>
          <w:lang w:val="en-GB"/>
        </w:rPr>
        <w:t xml:space="preserve">of these vectors varies. When the </w:t>
      </w:r>
      <w:commentRangeStart w:id="222"/>
      <w:r w:rsidR="00A94029">
        <w:rPr>
          <w:lang w:val="en-GB"/>
        </w:rPr>
        <w:t xml:space="preserve">plane contained </w:t>
      </w:r>
      <w:r w:rsidR="00514064">
        <w:rPr>
          <w:lang w:val="en-GB"/>
        </w:rPr>
        <w:t xml:space="preserve">binary collision </w:t>
      </w:r>
      <w:commentRangeEnd w:id="222"/>
      <w:r w:rsidR="00B52500">
        <w:rPr>
          <w:rStyle w:val="Kommentarzeichen"/>
        </w:rPr>
        <w:commentReference w:id="222"/>
      </w:r>
      <w:r w:rsidR="00514064">
        <w:rPr>
          <w:lang w:val="en-GB"/>
        </w:rPr>
        <w:t xml:space="preserve">studied </w:t>
      </w:r>
      <w:commentRangeStart w:id="223"/>
      <w:r w:rsidR="00344726">
        <w:rPr>
          <w:lang w:val="en-GB"/>
        </w:rPr>
        <w:t xml:space="preserve">as the main case </w:t>
      </w:r>
      <w:r w:rsidR="00514064">
        <w:rPr>
          <w:lang w:val="en-GB"/>
        </w:rPr>
        <w:t>begins</w:t>
      </w:r>
      <w:commentRangeEnd w:id="223"/>
      <w:r w:rsidR="00B52500">
        <w:rPr>
          <w:rStyle w:val="Kommentarzeichen"/>
        </w:rPr>
        <w:commentReference w:id="223"/>
      </w:r>
      <w:r w:rsidR="00514064">
        <w:rPr>
          <w:lang w:val="en-GB"/>
        </w:rPr>
        <w:t>,</w:t>
      </w:r>
      <w:r w:rsidR="00344726">
        <w:rPr>
          <w:lang w:val="en-GB"/>
        </w:rPr>
        <w:t xml:space="preserve"> then</w:t>
      </w:r>
      <w:r w:rsidR="00514064">
        <w:rPr>
          <w:lang w:val="en-GB"/>
        </w:rPr>
        <w:t xml:space="preserve"> case </w:t>
      </w:r>
      <w:proofErr w:type="spellStart"/>
      <w:r w:rsidR="00D833B7">
        <w:rPr>
          <w:lang w:val="en-GB"/>
        </w:rPr>
        <w:t>i</w:t>
      </w:r>
      <w:proofErr w:type="spellEnd"/>
      <w:r w:rsidR="00D833B7">
        <w:rPr>
          <w:lang w:val="en-GB"/>
        </w:rPr>
        <w:t xml:space="preserve">) </w:t>
      </w:r>
      <w:del w:id="224" w:author="ZID" w:date="2011-08-22T23:21:00Z">
        <w:r w:rsidR="00D833B7" w:rsidDel="00B52500">
          <w:rPr>
            <w:lang w:val="en-GB"/>
          </w:rPr>
          <w:delText>holds</w:delText>
        </w:r>
      </w:del>
      <w:ins w:id="225" w:author="ZID" w:date="2011-08-22T23:21:00Z">
        <w:r w:rsidR="00B52500">
          <w:rPr>
            <w:lang w:val="en-GB"/>
          </w:rPr>
          <w:t>applies</w:t>
        </w:r>
      </w:ins>
      <w:r w:rsidR="00D833B7">
        <w:rPr>
          <w:lang w:val="en-GB"/>
        </w:rPr>
        <w:t xml:space="preserve">, elastic and viscous force have </w:t>
      </w:r>
      <w:del w:id="226" w:author="ZID" w:date="2011-08-22T23:21:00Z">
        <w:r w:rsidR="00D833B7" w:rsidDel="00B52500">
          <w:rPr>
            <w:lang w:val="en-GB"/>
          </w:rPr>
          <w:delText xml:space="preserve">the </w:delText>
        </w:r>
      </w:del>
      <w:r w:rsidR="00E93715">
        <w:rPr>
          <w:lang w:val="en-GB"/>
        </w:rPr>
        <w:t xml:space="preserve">opposite directions, </w:t>
      </w:r>
      <w:proofErr w:type="gramStart"/>
      <w:r w:rsidR="00E93715">
        <w:rPr>
          <w:lang w:val="en-GB"/>
        </w:rPr>
        <w:t xml:space="preserve">so </w:t>
      </w:r>
      <m:oMath>
        <w:proofErr w:type="gramEnd"/>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r>
          <w:rPr>
            <w:rFonts w:ascii="Cambria Math" w:hAnsi="Cambria Math"/>
            <w:lang w:val="en-GB"/>
          </w:rPr>
          <m:t>∙</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0</m:t>
                </m:r>
              </m:sub>
              <m:sup>
                <m:r>
                  <w:rPr>
                    <w:rFonts w:ascii="Cambria Math" w:hAnsi="Cambria Math"/>
                    <w:lang w:val="en-GB"/>
                  </w:rPr>
                  <m:t>t</m:t>
                </m:r>
              </m:sup>
            </m:sSubSup>
          </m:e>
        </m:acc>
        <m:r>
          <w:rPr>
            <w:rFonts w:ascii="Cambria Math" w:hAnsi="Cambria Math"/>
            <w:lang w:val="en-GB"/>
          </w:rPr>
          <m:t>&gt;0</m:t>
        </m:r>
      </m:oMath>
      <w:r w:rsidR="00E93715">
        <w:rPr>
          <w:lang w:val="en-GB"/>
        </w:rPr>
        <w:t xml:space="preserve">. When </w:t>
      </w:r>
      <w:del w:id="227" w:author="ZID" w:date="2011-08-22T23:21:00Z">
        <w:r w:rsidR="00E93715" w:rsidDel="00B52500">
          <w:rPr>
            <w:lang w:val="en-GB"/>
          </w:rPr>
          <w:delText xml:space="preserve">the </w:delText>
        </w:r>
      </w:del>
      <w:r w:rsidR="00E93715">
        <w:rPr>
          <w:lang w:val="en-GB"/>
        </w:rPr>
        <w:t xml:space="preserve">tangential unloading begins, </w:t>
      </w:r>
      <w:proofErr w:type="gramStart"/>
      <w:r w:rsidR="00E93715">
        <w:rPr>
          <w:lang w:val="en-GB"/>
        </w:rPr>
        <w:t xml:space="preserve">then </w:t>
      </w:r>
      <m:oMath>
        <w:proofErr w:type="gramEnd"/>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r>
          <w:rPr>
            <w:rFonts w:ascii="Cambria Math" w:hAnsi="Cambria Math"/>
            <w:lang w:val="en-GB"/>
          </w:rPr>
          <m:t>∙</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0</m:t>
                </m:r>
              </m:sub>
              <m:sup>
                <m:r>
                  <w:rPr>
                    <w:rFonts w:ascii="Cambria Math" w:hAnsi="Cambria Math"/>
                    <w:lang w:val="en-GB"/>
                  </w:rPr>
                  <m:t>t</m:t>
                </m:r>
              </m:sup>
            </m:sSubSup>
          </m:e>
        </m:acc>
        <m:r>
          <w:rPr>
            <w:rFonts w:ascii="Cambria Math" w:hAnsi="Cambria Math"/>
            <w:lang w:val="en-GB"/>
          </w:rPr>
          <m:t>&lt;0</m:t>
        </m:r>
      </m:oMath>
      <w:r w:rsidR="00E93715">
        <w:rPr>
          <w:lang w:val="en-GB"/>
        </w:rPr>
        <w:t xml:space="preserve">, and </w:t>
      </w:r>
      <w:r w:rsidR="00344726">
        <w:rPr>
          <w:lang w:val="en-GB"/>
        </w:rPr>
        <w:t>as</w:t>
      </w:r>
      <w:r w:rsidR="005467B0">
        <w:rPr>
          <w:lang w:val="en-GB"/>
        </w:rPr>
        <w:t xml:space="preserve"> </w:t>
      </w:r>
      <m:oMath>
        <m:d>
          <m:dPr>
            <m:begChr m:val="|"/>
            <m:endChr m:val="|"/>
            <m:ctrlPr>
              <w:rPr>
                <w:rFonts w:ascii="Cambria Math" w:hAnsi="Cambria Math"/>
                <w:i/>
                <w:lang w:val="en-GB"/>
              </w:rPr>
            </m:ctrlPr>
          </m:dPr>
          <m:e>
            <m:acc>
              <m:accPr>
                <m:chr m:val="⃗"/>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rt</m:t>
                    </m:r>
                  </m:sub>
                </m:sSub>
              </m:e>
            </m:acc>
          </m:e>
        </m:d>
        <m:r>
          <w:rPr>
            <w:rFonts w:ascii="Cambria Math" w:hAnsi="Cambria Math"/>
            <w:lang w:val="en-GB"/>
          </w:rPr>
          <m:t>≪1</m:t>
        </m:r>
      </m:oMath>
      <w:ins w:id="228" w:author="ZID" w:date="2011-08-22T23:21:00Z">
        <w:r w:rsidR="00B52500">
          <w:rPr>
            <w:lang w:val="en-GB"/>
          </w:rPr>
          <w:t>,</w:t>
        </w:r>
      </w:ins>
      <w:r w:rsidR="005467B0">
        <w:rPr>
          <w:lang w:val="en-GB"/>
        </w:rPr>
        <w:t xml:space="preserve"> </w:t>
      </w:r>
      <w:del w:id="229" w:author="ZID" w:date="2011-08-22T23:22:00Z">
        <w:r w:rsidR="005467B0" w:rsidDel="00B52500">
          <w:rPr>
            <w:lang w:val="en-GB"/>
          </w:rPr>
          <w:delText>the</w:delText>
        </w:r>
        <w:r w:rsidR="00344726" w:rsidDel="00B52500">
          <w:rPr>
            <w:lang w:val="en-GB"/>
          </w:rPr>
          <w:delText>n</w:delText>
        </w:r>
        <w:r w:rsidR="00E93715" w:rsidDel="00B52500">
          <w:rPr>
            <w:lang w:val="en-GB"/>
          </w:rPr>
          <w:delText xml:space="preserve"> </w:delText>
        </w:r>
      </w:del>
      <w:ins w:id="230" w:author="ZID" w:date="2011-08-22T23:22:00Z">
        <w:r w:rsidR="00B52500">
          <w:rPr>
            <w:lang w:val="en-GB"/>
          </w:rPr>
          <w:t>we get</w:t>
        </w:r>
        <w:r w:rsidR="00B52500">
          <w:rPr>
            <w:lang w:val="en-GB"/>
          </w:rPr>
          <w:t xml:space="preserve"> </w:t>
        </w:r>
      </w:ins>
      <m:oMath>
        <m:d>
          <m:dPr>
            <m:begChr m:val="|"/>
            <m:endChr m:val="|"/>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r>
              <w:rPr>
                <w:rFonts w:ascii="Cambria Math" w:hAnsi="Cambria Math"/>
                <w:lang w:val="en-GB"/>
              </w:rPr>
              <m:t>∙</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0</m:t>
                    </m:r>
                  </m:sub>
                  <m:sup>
                    <m:r>
                      <w:rPr>
                        <w:rFonts w:ascii="Cambria Math" w:hAnsi="Cambria Math"/>
                        <w:lang w:val="en-GB"/>
                      </w:rPr>
                      <m:t>t</m:t>
                    </m:r>
                  </m:sup>
                </m:sSubSup>
              </m:e>
            </m:acc>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d>
          </m:e>
          <m:sup>
            <m:r>
              <w:rPr>
                <w:rFonts w:ascii="Cambria Math" w:hAnsi="Cambria Math"/>
                <w:lang w:val="en-GB"/>
              </w:rPr>
              <m:t>2</m:t>
            </m:r>
          </m:sup>
        </m:sSup>
      </m:oMath>
      <w:r w:rsidR="00E93715">
        <w:rPr>
          <w:lang w:val="en-GB"/>
        </w:rPr>
        <w:t xml:space="preserve">, so the case that </w:t>
      </w:r>
      <w:del w:id="231" w:author="ZID" w:date="2011-08-22T23:22:00Z">
        <w:r w:rsidR="00E93715" w:rsidDel="00B52500">
          <w:rPr>
            <w:lang w:val="en-GB"/>
          </w:rPr>
          <w:delText xml:space="preserve">holds is the </w:delText>
        </w:r>
      </w:del>
      <w:ins w:id="232" w:author="ZID" w:date="2011-08-22T23:22:00Z">
        <w:r w:rsidR="00B52500">
          <w:rPr>
            <w:lang w:val="en-GB"/>
          </w:rPr>
          <w:t xml:space="preserve">evolves is case </w:t>
        </w:r>
      </w:ins>
      <w:r w:rsidR="00E93715">
        <w:rPr>
          <w:lang w:val="en-GB"/>
        </w:rPr>
        <w:t>iv) from the beginning</w:t>
      </w:r>
      <w:r w:rsidR="003D0150">
        <w:rPr>
          <w:lang w:val="en-GB"/>
        </w:rPr>
        <w:t xml:space="preserve"> of the reversal and it will progress through cases iii), ii) and finally </w:t>
      </w:r>
      <w:del w:id="233" w:author="ZID" w:date="2011-08-22T23:23:00Z">
        <w:r w:rsidR="003D0150" w:rsidDel="00B52500">
          <w:rPr>
            <w:lang w:val="en-GB"/>
          </w:rPr>
          <w:delText xml:space="preserve">the </w:delText>
        </w:r>
      </w:del>
      <w:r w:rsidR="003D0150">
        <w:rPr>
          <w:lang w:val="en-GB"/>
        </w:rPr>
        <w:t xml:space="preserve">case </w:t>
      </w:r>
      <w:proofErr w:type="spellStart"/>
      <w:r w:rsidR="003D0150">
        <w:rPr>
          <w:lang w:val="en-GB"/>
        </w:rPr>
        <w:t>i</w:t>
      </w:r>
      <w:proofErr w:type="spellEnd"/>
      <w:r w:rsidR="003D0150">
        <w:rPr>
          <w:lang w:val="en-GB"/>
        </w:rPr>
        <w:t>) approaching from negative values</w:t>
      </w:r>
      <w:r w:rsidR="00C978FF">
        <w:rPr>
          <w:lang w:val="en-GB"/>
        </w:rPr>
        <w:t>. I</w:t>
      </w:r>
      <w:r w:rsidR="00601090">
        <w:rPr>
          <w:lang w:val="en-GB"/>
        </w:rPr>
        <w:t xml:space="preserve">f the collision still </w:t>
      </w:r>
      <w:r w:rsidR="00C978FF">
        <w:rPr>
          <w:lang w:val="en-GB"/>
        </w:rPr>
        <w:t>continues</w:t>
      </w:r>
      <w:ins w:id="234" w:author="ZID" w:date="2011-08-22T23:23:00Z">
        <w:r w:rsidR="00B52500">
          <w:rPr>
            <w:lang w:val="en-GB"/>
          </w:rPr>
          <w:t>,</w:t>
        </w:r>
      </w:ins>
      <w:r w:rsidR="00C978FF">
        <w:rPr>
          <w:lang w:val="en-GB"/>
        </w:rPr>
        <w:t xml:space="preserve"> a new loading occurs in the opposite tangential direction.</w:t>
      </w:r>
    </w:p>
    <w:p w:rsidR="00A94029" w:rsidRDefault="00A94029" w:rsidP="00834C7C">
      <w:pPr>
        <w:rPr>
          <w:lang w:val="en-GB"/>
        </w:rPr>
      </w:pPr>
      <w:r>
        <w:rPr>
          <w:lang w:val="en-GB"/>
        </w:rPr>
        <w:t xml:space="preserve">In a </w:t>
      </w:r>
      <w:ins w:id="235" w:author="ZID" w:date="2011-08-22T23:23:00Z">
        <w:r w:rsidR="00B52500">
          <w:rPr>
            <w:lang w:val="en-GB"/>
          </w:rPr>
          <w:t xml:space="preserve">the </w:t>
        </w:r>
      </w:ins>
      <w:r>
        <w:rPr>
          <w:lang w:val="en-GB"/>
        </w:rPr>
        <w:t xml:space="preserve">general case </w:t>
      </w:r>
      <w:del w:id="236" w:author="ZID" w:date="2011-08-22T23:23:00Z">
        <w:r w:rsidDel="00B52500">
          <w:rPr>
            <w:lang w:val="en-GB"/>
          </w:rPr>
          <w:delText xml:space="preserve">where a </w:delText>
        </w:r>
      </w:del>
      <w:ins w:id="237" w:author="ZID" w:date="2011-08-22T23:23:00Z">
        <w:r w:rsidR="00B52500">
          <w:rPr>
            <w:lang w:val="en-GB"/>
          </w:rPr>
          <w:t xml:space="preserve">of a </w:t>
        </w:r>
      </w:ins>
      <w:r>
        <w:rPr>
          <w:lang w:val="en-GB"/>
        </w:rPr>
        <w:t xml:space="preserve">3D </w:t>
      </w:r>
      <w:proofErr w:type="gramStart"/>
      <w:r>
        <w:rPr>
          <w:lang w:val="en-GB"/>
        </w:rPr>
        <w:t>collision</w:t>
      </w:r>
      <w:proofErr w:type="gramEnd"/>
      <w:del w:id="238" w:author="ZID" w:date="2011-08-22T23:23:00Z">
        <w:r w:rsidDel="00B52500">
          <w:rPr>
            <w:lang w:val="en-GB"/>
          </w:rPr>
          <w:delText xml:space="preserve"> takes place,</w:delText>
        </w:r>
      </w:del>
      <w:ins w:id="239" w:author="ZID" w:date="2011-08-22T23:23:00Z">
        <w:r w:rsidR="00B52500">
          <w:rPr>
            <w:lang w:val="en-GB"/>
          </w:rPr>
          <w:t>(</w:t>
        </w:r>
      </w:ins>
      <w:del w:id="240" w:author="ZID" w:date="2011-08-22T23:23:00Z">
        <w:r w:rsidDel="00B52500">
          <w:rPr>
            <w:lang w:val="en-GB"/>
          </w:rPr>
          <w:delText xml:space="preserve"> </w:delText>
        </w:r>
      </w:del>
      <w:r>
        <w:rPr>
          <w:lang w:val="en-GB"/>
        </w:rPr>
        <w:t xml:space="preserve">see </w:t>
      </w:r>
      <w:ins w:id="241" w:author="ZID" w:date="2011-08-22T23:23:00Z">
        <w:r w:rsidR="00B52500">
          <w:rPr>
            <w:lang w:val="en-GB"/>
          </w:rPr>
          <w:t>F</w:t>
        </w:r>
      </w:ins>
      <w:del w:id="242" w:author="ZID" w:date="2011-08-22T23:23:00Z">
        <w:r w:rsidDel="00B52500">
          <w:rPr>
            <w:lang w:val="en-GB"/>
          </w:rPr>
          <w:delText>f</w:delText>
        </w:r>
      </w:del>
      <w:r>
        <w:rPr>
          <w:lang w:val="en-GB"/>
        </w:rPr>
        <w:t>igure 4</w:t>
      </w:r>
      <w:ins w:id="243" w:author="ZID" w:date="2011-08-22T23:23:00Z">
        <w:r w:rsidR="00B52500">
          <w:rPr>
            <w:lang w:val="en-GB"/>
          </w:rPr>
          <w:t>)</w:t>
        </w:r>
      </w:ins>
      <w:r w:rsidR="00677941">
        <w:rPr>
          <w:lang w:val="en-GB"/>
        </w:rPr>
        <w:t xml:space="preserve">, </w:t>
      </w:r>
      <w:r>
        <w:rPr>
          <w:lang w:val="en-GB"/>
        </w:rPr>
        <w:t xml:space="preserve">the value for the tangential relative velocity </w:t>
      </w:r>
      <m:oMath>
        <m:acc>
          <m:accPr>
            <m:chr m:val="⃗"/>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rt</m:t>
                </m:r>
              </m:sub>
            </m:sSub>
          </m:e>
        </m:acc>
      </m:oMath>
      <w:r w:rsidR="00C84B6E">
        <w:rPr>
          <w:lang w:val="en-GB"/>
        </w:rPr>
        <w:t xml:space="preserve"> can have a finite value when the condition </w:t>
      </w:r>
      <m:oMath>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r>
          <w:rPr>
            <w:rFonts w:ascii="Cambria Math" w:hAnsi="Cambria Math"/>
            <w:lang w:val="en-GB"/>
          </w:rPr>
          <m:t>∙</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0</m:t>
                </m:r>
              </m:sub>
              <m:sup>
                <m:r>
                  <w:rPr>
                    <w:rFonts w:ascii="Cambria Math" w:hAnsi="Cambria Math"/>
                    <w:lang w:val="en-GB"/>
                  </w:rPr>
                  <m:t>t</m:t>
                </m:r>
              </m:sup>
            </m:sSubSup>
          </m:e>
        </m:acc>
        <m:r>
          <w:rPr>
            <w:rFonts w:ascii="Cambria Math" w:hAnsi="Cambria Math"/>
            <w:lang w:val="en-GB"/>
          </w:rPr>
          <m:t>&lt;0</m:t>
        </m:r>
      </m:oMath>
      <w:r w:rsidR="00C84B6E">
        <w:rPr>
          <w:lang w:val="en-GB"/>
        </w:rPr>
        <w:t xml:space="preserve"> </w:t>
      </w:r>
      <w:del w:id="244" w:author="ZID" w:date="2011-08-22T23:23:00Z">
        <w:r w:rsidR="00C84B6E" w:rsidDel="00B52500">
          <w:rPr>
            <w:lang w:val="en-GB"/>
          </w:rPr>
          <w:delText>begins</w:delText>
        </w:r>
      </w:del>
      <w:ins w:id="245" w:author="ZID" w:date="2011-08-22T23:23:00Z">
        <w:r w:rsidR="00B52500">
          <w:rPr>
            <w:lang w:val="en-GB"/>
          </w:rPr>
          <w:t>is met initially</w:t>
        </w:r>
      </w:ins>
      <w:r w:rsidR="00677941">
        <w:rPr>
          <w:lang w:val="en-GB"/>
        </w:rPr>
        <w:t>. Also</w:t>
      </w:r>
      <w:r w:rsidR="00205C7E">
        <w:rPr>
          <w:lang w:val="en-GB"/>
        </w:rPr>
        <w:t xml:space="preserve">, at first </w:t>
      </w:r>
      <w:ins w:id="246" w:author="ZID" w:date="2011-08-22T23:23:00Z">
        <w:r w:rsidR="00B52500">
          <w:rPr>
            <w:lang w:val="en-GB"/>
          </w:rPr>
          <w:t xml:space="preserve">there </w:t>
        </w:r>
      </w:ins>
      <w:proofErr w:type="gramStart"/>
      <w:r w:rsidR="00205C7E">
        <w:rPr>
          <w:lang w:val="en-GB"/>
        </w:rPr>
        <w:t>is</w:t>
      </w:r>
      <w:r w:rsidR="00C84B6E">
        <w:rPr>
          <w:lang w:val="en-GB"/>
        </w:rPr>
        <w:t xml:space="preserve"> </w:t>
      </w:r>
      <m:oMath>
        <w:proofErr w:type="gramEnd"/>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r>
          <w:rPr>
            <w:rFonts w:ascii="Cambria Math" w:hAnsi="Cambria Math"/>
            <w:lang w:val="en-GB"/>
          </w:rPr>
          <m:t>∙</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0</m:t>
                </m:r>
              </m:sub>
              <m:sup>
                <m:r>
                  <w:rPr>
                    <w:rFonts w:ascii="Cambria Math" w:hAnsi="Cambria Math"/>
                    <w:lang w:val="en-GB"/>
                  </w:rPr>
                  <m:t>t</m:t>
                </m:r>
              </m:sup>
            </m:sSubSup>
          </m:e>
        </m:acc>
        <m:r>
          <w:rPr>
            <w:rFonts w:ascii="Cambria Math" w:hAnsi="Cambria Math"/>
            <w:lang w:val="en-GB"/>
          </w:rPr>
          <m:t>≈0</m:t>
        </m:r>
      </m:oMath>
      <w:r w:rsidR="00C84B6E">
        <w:rPr>
          <w:lang w:val="en-GB"/>
        </w:rPr>
        <w:t xml:space="preserve">, </w:t>
      </w:r>
      <w:r w:rsidR="00205C7E">
        <w:rPr>
          <w:lang w:val="en-GB"/>
        </w:rPr>
        <w:t xml:space="preserve"> so</w:t>
      </w:r>
      <w:r w:rsidR="00C84B6E">
        <w:rPr>
          <w:lang w:val="en-GB"/>
        </w:rPr>
        <w:t xml:space="preserve"> </w:t>
      </w:r>
      <m:oMath>
        <m:d>
          <m:dPr>
            <m:begChr m:val="|"/>
            <m:endChr m:val="|"/>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acc>
            <m:r>
              <w:rPr>
                <w:rFonts w:ascii="Cambria Math" w:hAnsi="Cambria Math"/>
                <w:lang w:val="en-GB"/>
              </w:rPr>
              <m:t>∙</m:t>
            </m:r>
            <m:acc>
              <m:accPr>
                <m:chr m:val="⃗"/>
                <m:ctrlPr>
                  <w:rPr>
                    <w:rFonts w:ascii="Cambria Math" w:hAnsi="Cambria Math"/>
                    <w:i/>
                    <w:lang w:val="en-GB"/>
                  </w:rPr>
                </m:ctrlPr>
              </m:accPr>
              <m:e>
                <m:sSubSup>
                  <m:sSubSupPr>
                    <m:ctrlPr>
                      <w:rPr>
                        <w:rFonts w:ascii="Cambria Math" w:hAnsi="Cambria Math"/>
                        <w:i/>
                        <w:lang w:val="en-GB"/>
                      </w:rPr>
                    </m:ctrlPr>
                  </m:sSubSupPr>
                  <m:e>
                    <m:r>
                      <w:rPr>
                        <w:rFonts w:ascii="Cambria Math" w:hAnsi="Cambria Math"/>
                        <w:lang w:val="en-GB"/>
                      </w:rPr>
                      <m:t>δ</m:t>
                    </m:r>
                  </m:e>
                  <m:sub>
                    <m:r>
                      <w:rPr>
                        <w:rFonts w:ascii="Cambria Math" w:hAnsi="Cambria Math"/>
                        <w:lang w:val="en-GB"/>
                      </w:rPr>
                      <m:t>0</m:t>
                    </m:r>
                  </m:sub>
                  <m:sup>
                    <m:r>
                      <w:rPr>
                        <w:rFonts w:ascii="Cambria Math" w:hAnsi="Cambria Math"/>
                        <w:lang w:val="en-GB"/>
                      </w:rPr>
                      <m:t>t</m:t>
                    </m:r>
                  </m:sup>
                </m:sSubSup>
              </m:e>
            </m:acc>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t</m:t>
                    </m:r>
                  </m:sup>
                </m:sSup>
              </m:e>
            </m:d>
          </m:e>
          <m:sup>
            <m:r>
              <w:rPr>
                <w:rFonts w:ascii="Cambria Math" w:hAnsi="Cambria Math"/>
                <w:lang w:val="en-GB"/>
              </w:rPr>
              <m:t>2</m:t>
            </m:r>
          </m:sup>
        </m:sSup>
      </m:oMath>
      <w:r w:rsidR="00C84B6E">
        <w:rPr>
          <w:lang w:val="en-GB"/>
        </w:rPr>
        <w:t xml:space="preserve">. The result is that </w:t>
      </w:r>
      <w:del w:id="247" w:author="ZID" w:date="2011-08-22T23:24:00Z">
        <w:r w:rsidR="00C84B6E" w:rsidDel="00B52500">
          <w:rPr>
            <w:lang w:val="en-GB"/>
          </w:rPr>
          <w:delText xml:space="preserve">in this case the </w:delText>
        </w:r>
      </w:del>
      <w:ins w:id="248" w:author="ZID" w:date="2011-08-22T23:24:00Z">
        <w:r w:rsidR="00B52500">
          <w:rPr>
            <w:lang w:val="en-GB"/>
          </w:rPr>
          <w:t xml:space="preserve">here </w:t>
        </w:r>
      </w:ins>
      <w:r w:rsidR="00C84B6E">
        <w:rPr>
          <w:lang w:val="en-GB"/>
        </w:rPr>
        <w:t xml:space="preserve">case </w:t>
      </w:r>
      <w:proofErr w:type="spellStart"/>
      <w:r w:rsidR="00C84B6E">
        <w:rPr>
          <w:lang w:val="en-GB"/>
        </w:rPr>
        <w:t>i</w:t>
      </w:r>
      <w:proofErr w:type="spellEnd"/>
      <w:r w:rsidR="00C84B6E">
        <w:rPr>
          <w:lang w:val="en-GB"/>
        </w:rPr>
        <w:t xml:space="preserve">) continues, </w:t>
      </w:r>
      <w:del w:id="249" w:author="ZID" w:date="2011-08-22T23:24:00Z">
        <w:r w:rsidR="00C84B6E" w:rsidDel="00B52500">
          <w:rPr>
            <w:lang w:val="en-GB"/>
          </w:rPr>
          <w:delText xml:space="preserve">then the </w:delText>
        </w:r>
      </w:del>
      <w:ins w:id="250" w:author="ZID" w:date="2011-08-22T23:24:00Z">
        <w:r w:rsidR="00B52500">
          <w:rPr>
            <w:lang w:val="en-GB"/>
          </w:rPr>
          <w:t>followed</w:t>
        </w:r>
        <w:r w:rsidR="00B52500">
          <w:rPr>
            <w:lang w:val="en-GB"/>
          </w:rPr>
          <w:t xml:space="preserve"> by case </w:t>
        </w:r>
      </w:ins>
      <w:r w:rsidR="00C84B6E">
        <w:rPr>
          <w:lang w:val="en-GB"/>
        </w:rPr>
        <w:t>ii)</w:t>
      </w:r>
      <w:del w:id="251" w:author="ZID" w:date="2011-08-22T23:24:00Z">
        <w:r w:rsidR="00C84B6E" w:rsidDel="00B52500">
          <w:rPr>
            <w:lang w:val="en-GB"/>
          </w:rPr>
          <w:delText>, and so forth</w:delText>
        </w:r>
        <w:r w:rsidR="00677941" w:rsidDel="00B52500">
          <w:rPr>
            <w:lang w:val="en-GB"/>
          </w:rPr>
          <w:delText xml:space="preserve"> </w:delText>
        </w:r>
      </w:del>
      <w:ins w:id="252" w:author="ZID" w:date="2011-08-22T23:24:00Z">
        <w:r w:rsidR="00B52500">
          <w:rPr>
            <w:lang w:val="en-GB"/>
          </w:rPr>
          <w:t xml:space="preserve"> etc. </w:t>
        </w:r>
      </w:ins>
      <w:r w:rsidR="00677941">
        <w:rPr>
          <w:lang w:val="en-GB"/>
        </w:rPr>
        <w:t>as the 3D collision evolves</w:t>
      </w:r>
      <w:r w:rsidR="00C84B6E">
        <w:rPr>
          <w:lang w:val="en-GB"/>
        </w:rPr>
        <w:t>.</w:t>
      </w:r>
    </w:p>
    <w:p w:rsidR="00A94029" w:rsidRDefault="00A94029" w:rsidP="00A94029">
      <w:pPr>
        <w:jc w:val="center"/>
        <w:rPr>
          <w:lang w:val="en-GB"/>
        </w:rPr>
      </w:pPr>
      <w:r>
        <w:rPr>
          <w:noProof/>
          <w:lang w:val="de-AT" w:eastAsia="de-AT"/>
        </w:rPr>
        <w:drawing>
          <wp:inline distT="0" distB="0" distL="0" distR="0">
            <wp:extent cx="1800000" cy="2127815"/>
            <wp:effectExtent l="19050" t="0" r="0" b="0"/>
            <wp:docPr id="6" name="5 Imagen" descr="fig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jpg"/>
                    <pic:cNvPicPr/>
                  </pic:nvPicPr>
                  <pic:blipFill>
                    <a:blip r:embed="rId11" cstate="print"/>
                    <a:stretch>
                      <a:fillRect/>
                    </a:stretch>
                  </pic:blipFill>
                  <pic:spPr>
                    <a:xfrm>
                      <a:off x="0" y="0"/>
                      <a:ext cx="1800000" cy="2127815"/>
                    </a:xfrm>
                    <a:prstGeom prst="rect">
                      <a:avLst/>
                    </a:prstGeom>
                  </pic:spPr>
                </pic:pic>
              </a:graphicData>
            </a:graphic>
          </wp:inline>
        </w:drawing>
      </w:r>
    </w:p>
    <w:p w:rsidR="006B012B" w:rsidRDefault="00122F16" w:rsidP="00122F16">
      <w:pPr>
        <w:jc w:val="center"/>
        <w:rPr>
          <w:lang w:val="en-GB"/>
        </w:rPr>
      </w:pPr>
      <w:r>
        <w:rPr>
          <w:lang w:val="en-GB"/>
        </w:rPr>
        <w:t>Figure 4</w:t>
      </w:r>
      <w:r w:rsidR="005802AB">
        <w:rPr>
          <w:lang w:val="en-GB"/>
        </w:rPr>
        <w:t>: Tangential deformation in the tangential plane.</w:t>
      </w:r>
    </w:p>
    <w:p w:rsidR="00412761" w:rsidRDefault="00412761" w:rsidP="00122F16">
      <w:pPr>
        <w:jc w:val="center"/>
        <w:rPr>
          <w:lang w:val="en-GB"/>
        </w:rPr>
      </w:pPr>
    </w:p>
    <w:p w:rsidR="006328AC" w:rsidRDefault="00412761" w:rsidP="006328AC">
      <w:pPr>
        <w:rPr>
          <w:lang w:val="en-GB"/>
        </w:rPr>
      </w:pPr>
      <w:r>
        <w:rPr>
          <w:lang w:val="en-GB"/>
        </w:rPr>
        <w:t>After analyzing how</w:t>
      </w:r>
      <w:r w:rsidR="006328AC">
        <w:rPr>
          <w:lang w:val="en-GB"/>
        </w:rPr>
        <w:t xml:space="preserve"> the forces evolve</w:t>
      </w:r>
      <w:del w:id="253" w:author="ZID" w:date="2011-08-22T23:24:00Z">
        <w:r w:rsidR="006328AC" w:rsidDel="00B52500">
          <w:rPr>
            <w:lang w:val="en-GB"/>
          </w:rPr>
          <w:delText>s</w:delText>
        </w:r>
      </w:del>
      <w:r w:rsidR="006328AC">
        <w:rPr>
          <w:lang w:val="en-GB"/>
        </w:rPr>
        <w:t xml:space="preserve"> during the collision</w:t>
      </w:r>
      <w:r>
        <w:rPr>
          <w:lang w:val="en-GB"/>
        </w:rPr>
        <w:t>,</w:t>
      </w:r>
      <w:r w:rsidR="006328AC">
        <w:rPr>
          <w:lang w:val="en-GB"/>
        </w:rPr>
        <w:t xml:space="preserve"> </w:t>
      </w:r>
      <w:ins w:id="254" w:author="ZID" w:date="2011-08-22T23:24:00Z">
        <w:r w:rsidR="00B52500">
          <w:rPr>
            <w:lang w:val="en-GB"/>
          </w:rPr>
          <w:t xml:space="preserve">it </w:t>
        </w:r>
      </w:ins>
      <w:r w:rsidR="006328AC">
        <w:rPr>
          <w:lang w:val="en-GB"/>
        </w:rPr>
        <w:t xml:space="preserve">seems natural to model the Coulomb attrition condition </w:t>
      </w:r>
      <w:proofErr w:type="gramStart"/>
      <w:r w:rsidR="006328AC">
        <w:rPr>
          <w:lang w:val="en-GB"/>
        </w:rPr>
        <w:t xml:space="preserve">as </w:t>
      </w:r>
      <m:oMath>
        <w:proofErr w:type="gramEnd"/>
        <m:r>
          <m:rPr>
            <m:sty m:val="p"/>
          </m:rPr>
          <w:rPr>
            <w:rFonts w:ascii="Cambria Math" w:hAnsi="Cambria Math"/>
            <w:lang w:val="en-GB"/>
          </w:rPr>
          <m:t>max⁡</m:t>
        </m:r>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en</m:t>
            </m:r>
          </m:sub>
          <m:sup>
            <m:r>
              <w:rPr>
                <w:rFonts w:ascii="Cambria Math" w:hAnsi="Cambria Math"/>
                <w:lang w:val="en-GB"/>
              </w:rPr>
              <m:t>t</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sn</m:t>
            </m:r>
          </m:sub>
          <m:sup>
            <m:r>
              <w:rPr>
                <w:rFonts w:ascii="Cambria Math" w:hAnsi="Cambria Math"/>
                <w:lang w:val="en-GB"/>
              </w:rPr>
              <m:t>t</m:t>
            </m:r>
          </m:sup>
        </m:sSubSup>
        <m:r>
          <w:rPr>
            <w:rFonts w:ascii="Cambria Math" w:hAnsi="Cambria Math"/>
            <w:lang w:val="en-GB"/>
          </w:rPr>
          <m:t>)≤μ</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n</m:t>
            </m:r>
          </m:sup>
        </m:sSup>
      </m:oMath>
      <w:r w:rsidR="006328AC">
        <w:rPr>
          <w:lang w:val="en-GB"/>
        </w:rPr>
        <w:t>, and to use the corresponding expression for</w:t>
      </w:r>
      <w:ins w:id="255" w:author="ZID" w:date="2011-08-22T23:24:00Z">
        <w:r w:rsidR="00B52500">
          <w:rPr>
            <w:lang w:val="en-GB"/>
          </w:rPr>
          <w:t xml:space="preserve"> </w:t>
        </w:r>
        <w:proofErr w:type="spellStart"/>
        <w:r w:rsidR="00B52500">
          <w:rPr>
            <w:lang w:val="en-GB"/>
          </w:rPr>
          <w:t>theclaculation</w:t>
        </w:r>
        <w:proofErr w:type="spellEnd"/>
        <w:r w:rsidR="00B52500">
          <w:rPr>
            <w:lang w:val="en-GB"/>
          </w:rPr>
          <w:t xml:space="preserve"> of</w:t>
        </w:r>
      </w:ins>
      <w:r w:rsidR="006328AC">
        <w:rPr>
          <w:lang w:val="en-GB"/>
        </w:rPr>
        <w:t xml:space="preserve"> </w:t>
      </w:r>
      <m:oMath>
        <m:r>
          <w:rPr>
            <w:rFonts w:ascii="Cambria Math" w:hAnsi="Cambria Math"/>
            <w:lang w:val="en-GB"/>
          </w:rPr>
          <m:t>λ</m:t>
        </m:r>
      </m:oMath>
      <w:del w:id="256" w:author="ZID" w:date="2011-08-22T23:25:00Z">
        <w:r w:rsidR="006328AC" w:rsidDel="00B52500">
          <w:rPr>
            <w:lang w:val="en-GB"/>
          </w:rPr>
          <w:delText xml:space="preserve"> calculation</w:delText>
        </w:r>
      </w:del>
      <w:r w:rsidR="00732DA8">
        <w:rPr>
          <w:lang w:val="en-GB"/>
        </w:rPr>
        <w:t>.</w:t>
      </w:r>
    </w:p>
    <w:p w:rsidR="006328AC" w:rsidRDefault="006328AC" w:rsidP="006328AC">
      <w:pPr>
        <w:rPr>
          <w:lang w:val="en-GB"/>
        </w:rPr>
      </w:pPr>
    </w:p>
    <w:p w:rsidR="007C5A23" w:rsidDel="00FE657D" w:rsidRDefault="007C5A23" w:rsidP="00BB0F52">
      <w:pPr>
        <w:pStyle w:val="berschrift1"/>
        <w:ind w:left="360"/>
        <w:rPr>
          <w:del w:id="257" w:author="ZID" w:date="2011-08-22T23:15:00Z"/>
          <w:lang w:val="en-GB"/>
        </w:rPr>
      </w:pPr>
      <w:del w:id="258" w:author="ZID" w:date="2011-08-22T23:15:00Z">
        <w:r w:rsidDel="00FE657D">
          <w:rPr>
            <w:lang w:val="en-GB"/>
          </w:rPr>
          <w:delText>Implementation Framework</w:delText>
        </w:r>
      </w:del>
    </w:p>
    <w:p w:rsidR="00E347C3" w:rsidRDefault="00E347C3" w:rsidP="00834C7C">
      <w:pPr>
        <w:rPr>
          <w:lang w:val="en-GB"/>
        </w:rPr>
      </w:pPr>
    </w:p>
    <w:p w:rsidR="00516107" w:rsidRDefault="00516107" w:rsidP="00834C7C">
      <w:pPr>
        <w:rPr>
          <w:lang w:val="en-GB"/>
        </w:rPr>
      </w:pPr>
      <w:commentRangeStart w:id="259"/>
      <w:r>
        <w:rPr>
          <w:lang w:val="en-GB"/>
        </w:rPr>
        <w:t xml:space="preserve">The model has been implemented in LIGGGHTS </w:t>
      </w:r>
      <w:r w:rsidR="003A27C0">
        <w:rPr>
          <w:lang w:val="en-GB"/>
        </w:rPr>
        <w:t xml:space="preserve">(Kloss et al, 2010; </w:t>
      </w:r>
      <w:proofErr w:type="spellStart"/>
      <w:r w:rsidR="003A27C0">
        <w:rPr>
          <w:lang w:val="en-GB"/>
        </w:rPr>
        <w:t>Kloss</w:t>
      </w:r>
      <w:proofErr w:type="spellEnd"/>
      <w:r w:rsidR="003A27C0">
        <w:rPr>
          <w:lang w:val="en-GB"/>
        </w:rPr>
        <w:t xml:space="preserve"> et al, 2011).</w:t>
      </w:r>
      <w:commentRangeEnd w:id="259"/>
      <w:r w:rsidR="00FE657D">
        <w:rPr>
          <w:rStyle w:val="Kommentarzeichen"/>
        </w:rPr>
        <w:commentReference w:id="259"/>
      </w:r>
      <w:r w:rsidR="003A27C0">
        <w:rPr>
          <w:lang w:val="en-GB"/>
        </w:rPr>
        <w:t xml:space="preserve"> </w:t>
      </w:r>
    </w:p>
    <w:p w:rsidR="003A27C0" w:rsidRDefault="003A27C0" w:rsidP="00834C7C">
      <w:pPr>
        <w:rPr>
          <w:lang w:val="en-GB"/>
        </w:rPr>
      </w:pPr>
    </w:p>
    <w:p w:rsidR="003A27C0" w:rsidDel="00FE657D" w:rsidRDefault="007C5A23" w:rsidP="00834C7C">
      <w:pPr>
        <w:rPr>
          <w:del w:id="260" w:author="ZID" w:date="2011-08-22T23:15:00Z"/>
          <w:lang w:val="en-GB"/>
        </w:rPr>
      </w:pPr>
      <w:commentRangeStart w:id="261"/>
      <w:del w:id="262" w:author="ZID" w:date="2011-08-22T23:15:00Z">
        <w:r w:rsidDel="00FE657D">
          <w:rPr>
            <w:lang w:val="en-GB"/>
          </w:rPr>
          <w:delText xml:space="preserve">Describe LIGGGHTS </w:delText>
        </w:r>
        <w:r w:rsidR="00516107" w:rsidDel="00FE657D">
          <w:rPr>
            <w:lang w:val="en-GB"/>
          </w:rPr>
          <w:delText xml:space="preserve">. </w:delText>
        </w:r>
      </w:del>
    </w:p>
    <w:p w:rsidR="003A27C0" w:rsidDel="00FE657D" w:rsidRDefault="003A27C0" w:rsidP="00834C7C">
      <w:pPr>
        <w:rPr>
          <w:del w:id="263" w:author="ZID" w:date="2011-08-22T23:15:00Z"/>
          <w:lang w:val="en-US"/>
        </w:rPr>
      </w:pPr>
    </w:p>
    <w:p w:rsidR="007C5A23" w:rsidRPr="007C5A23" w:rsidDel="00FE657D" w:rsidRDefault="007C5A23" w:rsidP="00834C7C">
      <w:pPr>
        <w:rPr>
          <w:del w:id="264" w:author="ZID" w:date="2011-08-22T23:15:00Z"/>
          <w:lang w:val="en-US"/>
        </w:rPr>
      </w:pPr>
      <w:del w:id="265" w:author="ZID" w:date="2011-08-22T23:15:00Z">
        <w:r w:rsidRPr="007C5A23" w:rsidDel="00FE657D">
          <w:rPr>
            <w:lang w:val="en-US"/>
          </w:rPr>
          <w:delText>For granular simulations, LAMMPS offers implementations for both linear (Hooke) and non-linear (Hertz) granular potentials along with efficient algorithms for detecting and calculating the pair-wise interaction forces. LAMMPS has been used to study avalanching flow [5-7], static granular packings [8-10], granular drainage [11-14], granular shear and its relation to constitutive modeling [15-19], and granular segregation [20].</w:delText>
        </w:r>
      </w:del>
    </w:p>
    <w:commentRangeEnd w:id="261"/>
    <w:p w:rsidR="002F090A" w:rsidDel="00FE657D" w:rsidRDefault="00FE657D" w:rsidP="00FD008D">
      <w:pPr>
        <w:jc w:val="both"/>
        <w:rPr>
          <w:del w:id="266" w:author="ZID" w:date="2011-08-22T23:15:00Z"/>
          <w:lang w:val="en-GB"/>
        </w:rPr>
      </w:pPr>
      <w:r>
        <w:rPr>
          <w:rStyle w:val="Kommentarzeichen"/>
        </w:rPr>
        <w:commentReference w:id="261"/>
      </w:r>
    </w:p>
    <w:p w:rsidR="007603C3" w:rsidRDefault="009137FD" w:rsidP="00937A41">
      <w:pPr>
        <w:pStyle w:val="berschrift1"/>
        <w:numPr>
          <w:ilvl w:val="0"/>
          <w:numId w:val="1"/>
        </w:numPr>
        <w:rPr>
          <w:lang w:val="en-GB"/>
        </w:rPr>
      </w:pPr>
      <w:r>
        <w:rPr>
          <w:lang w:val="en-GB"/>
        </w:rPr>
        <w:lastRenderedPageBreak/>
        <w:t>Results</w:t>
      </w:r>
    </w:p>
    <w:p w:rsidR="00BA4757" w:rsidRDefault="00BA4757" w:rsidP="00FD008D">
      <w:pPr>
        <w:rPr>
          <w:lang w:val="en-GB"/>
        </w:rPr>
      </w:pPr>
    </w:p>
    <w:p w:rsidR="006E79F1" w:rsidRDefault="002F090A" w:rsidP="00FD008D">
      <w:pPr>
        <w:rPr>
          <w:lang w:val="en-GB"/>
        </w:rPr>
      </w:pPr>
      <w:r>
        <w:rPr>
          <w:lang w:val="en-GB"/>
        </w:rPr>
        <w:t>Show collision of two particles with HD Integral model</w:t>
      </w:r>
    </w:p>
    <w:p w:rsidR="002F090A" w:rsidRDefault="00412761" w:rsidP="00FD008D">
      <w:pPr>
        <w:rPr>
          <w:lang w:val="en-GB"/>
        </w:rPr>
      </w:pPr>
      <w:r>
        <w:rPr>
          <w:lang w:val="en-GB"/>
        </w:rPr>
        <w:t xml:space="preserve">Show collision of two particles with a non </w:t>
      </w:r>
      <w:proofErr w:type="spellStart"/>
      <w:r>
        <w:rPr>
          <w:lang w:val="en-GB"/>
        </w:rPr>
        <w:t>substep</w:t>
      </w:r>
      <w:proofErr w:type="spellEnd"/>
      <w:r>
        <w:rPr>
          <w:lang w:val="en-GB"/>
        </w:rPr>
        <w:t xml:space="preserve"> friction point determination</w:t>
      </w:r>
    </w:p>
    <w:p w:rsidR="002F090A" w:rsidRDefault="002F090A" w:rsidP="00FD008D">
      <w:pPr>
        <w:rPr>
          <w:lang w:val="en-GB"/>
        </w:rPr>
      </w:pPr>
      <w:r>
        <w:rPr>
          <w:lang w:val="en-GB"/>
        </w:rPr>
        <w:t>Show results for our model</w:t>
      </w:r>
    </w:p>
    <w:p w:rsidR="003C6066" w:rsidRDefault="003C6066" w:rsidP="00FD008D">
      <w:pPr>
        <w:rPr>
          <w:lang w:val="en-GB"/>
        </w:rPr>
      </w:pPr>
      <w:r>
        <w:rPr>
          <w:lang w:val="en-GB"/>
        </w:rPr>
        <w:t>Show results for a 3D collision</w:t>
      </w:r>
    </w:p>
    <w:p w:rsidR="00412761" w:rsidRDefault="00412761" w:rsidP="00FD008D">
      <w:pPr>
        <w:rPr>
          <w:lang w:val="en-GB"/>
        </w:rPr>
      </w:pPr>
      <w:r>
        <w:rPr>
          <w:lang w:val="en-GB"/>
        </w:rPr>
        <w:t>Show results for three particles.</w:t>
      </w:r>
    </w:p>
    <w:p w:rsidR="00A51DB8" w:rsidRDefault="00A51DB8" w:rsidP="00FD008D">
      <w:pPr>
        <w:rPr>
          <w:lang w:val="en-GB"/>
        </w:rPr>
      </w:pPr>
    </w:p>
    <w:p w:rsidR="00A51DB8" w:rsidRDefault="00A51DB8" w:rsidP="00FD008D">
      <w:pPr>
        <w:rPr>
          <w:lang w:val="en-GB"/>
        </w:rPr>
      </w:pPr>
      <w:r>
        <w:rPr>
          <w:lang w:val="en-GB"/>
        </w:rPr>
        <w:t>Performance comparison: HM model as implemented in LIGGGHTS vs. proposed model</w:t>
      </w:r>
    </w:p>
    <w:p w:rsidR="00A51DB8" w:rsidRDefault="00A51DB8" w:rsidP="00FD008D">
      <w:pPr>
        <w:rPr>
          <w:lang w:val="en-GB"/>
        </w:rPr>
      </w:pPr>
      <w:proofErr w:type="gramStart"/>
      <w:r>
        <w:rPr>
          <w:lang w:val="en-GB"/>
        </w:rPr>
        <w:t xml:space="preserve">For </w:t>
      </w:r>
      <w:proofErr w:type="spellStart"/>
      <w:r>
        <w:rPr>
          <w:lang w:val="en-GB"/>
        </w:rPr>
        <w:t>perf</w:t>
      </w:r>
      <w:proofErr w:type="spellEnd"/>
      <w:r>
        <w:rPr>
          <w:lang w:val="en-GB"/>
        </w:rPr>
        <w:t>.</w:t>
      </w:r>
      <w:proofErr w:type="gramEnd"/>
      <w:r>
        <w:rPr>
          <w:lang w:val="en-GB"/>
        </w:rPr>
        <w:t xml:space="preserve"> </w:t>
      </w:r>
      <w:proofErr w:type="gramStart"/>
      <w:r>
        <w:rPr>
          <w:lang w:val="en-GB"/>
        </w:rPr>
        <w:t>comparison</w:t>
      </w:r>
      <w:proofErr w:type="gramEnd"/>
      <w:r>
        <w:rPr>
          <w:lang w:val="en-GB"/>
        </w:rPr>
        <w:t>, make the compute function a template to energy is not tracked</w:t>
      </w:r>
    </w:p>
    <w:p w:rsidR="00FD67C1" w:rsidRDefault="00FD67C1" w:rsidP="00FD008D">
      <w:pPr>
        <w:rPr>
          <w:lang w:val="en-GB"/>
        </w:rPr>
      </w:pPr>
    </w:p>
    <w:p w:rsidR="00FD67C1" w:rsidRDefault="00FD67C1" w:rsidP="00FD008D">
      <w:pPr>
        <w:rPr>
          <w:lang w:val="en-GB"/>
        </w:rPr>
      </w:pPr>
      <w:r>
        <w:rPr>
          <w:lang w:val="en-GB"/>
        </w:rPr>
        <w:t>Maybe also show collision of 3 particles?</w:t>
      </w:r>
    </w:p>
    <w:p w:rsidR="00A51DB8" w:rsidRDefault="00A51DB8" w:rsidP="00FD008D">
      <w:pPr>
        <w:rPr>
          <w:lang w:val="en-GB"/>
        </w:rPr>
      </w:pPr>
    </w:p>
    <w:p w:rsidR="002F090A" w:rsidRDefault="002F090A" w:rsidP="00FD008D">
      <w:pPr>
        <w:rPr>
          <w:lang w:val="en-GB"/>
        </w:rPr>
      </w:pPr>
    </w:p>
    <w:p w:rsidR="009137FD" w:rsidRDefault="009137FD" w:rsidP="00937A41">
      <w:pPr>
        <w:pStyle w:val="berschrift1"/>
        <w:numPr>
          <w:ilvl w:val="0"/>
          <w:numId w:val="1"/>
        </w:numPr>
        <w:rPr>
          <w:lang w:val="en-GB"/>
        </w:rPr>
      </w:pPr>
      <w:r>
        <w:rPr>
          <w:lang w:val="en-GB"/>
        </w:rPr>
        <w:t>Conclusions</w:t>
      </w:r>
    </w:p>
    <w:p w:rsidR="00DC2061" w:rsidRDefault="00E347C3" w:rsidP="00FD008D">
      <w:pPr>
        <w:rPr>
          <w:lang w:val="en-GB"/>
        </w:rPr>
      </w:pPr>
      <w:proofErr w:type="spellStart"/>
      <w:r>
        <w:rPr>
          <w:lang w:val="en-GB"/>
        </w:rPr>
        <w:t>Bla</w:t>
      </w:r>
      <w:proofErr w:type="spellEnd"/>
    </w:p>
    <w:p w:rsidR="009137FD" w:rsidRDefault="00DC2061" w:rsidP="00FD008D">
      <w:pPr>
        <w:rPr>
          <w:lang w:val="en-GB"/>
        </w:rPr>
      </w:pPr>
      <w:r>
        <w:rPr>
          <w:lang w:val="en-GB"/>
        </w:rPr>
        <w:br w:type="page"/>
      </w:r>
    </w:p>
    <w:p w:rsidR="00C64B11" w:rsidRDefault="00C64B11" w:rsidP="00937A41">
      <w:pPr>
        <w:pStyle w:val="berschrift1"/>
        <w:numPr>
          <w:ilvl w:val="0"/>
          <w:numId w:val="1"/>
        </w:numPr>
        <w:rPr>
          <w:lang w:val="en-GB"/>
        </w:rPr>
      </w:pPr>
      <w:r>
        <w:rPr>
          <w:lang w:val="en-GB"/>
        </w:rPr>
        <w:lastRenderedPageBreak/>
        <w:t>References</w:t>
      </w:r>
    </w:p>
    <w:p w:rsidR="00DC2061" w:rsidRPr="000B3AA0" w:rsidRDefault="0034664C" w:rsidP="000B3AA0">
      <w:pPr>
        <w:pStyle w:val="Reference"/>
        <w:ind w:left="709" w:hanging="709"/>
        <w:rPr>
          <w:sz w:val="24"/>
          <w:szCs w:val="24"/>
          <w:lang w:val="en-US"/>
        </w:rPr>
      </w:pPr>
      <w:r w:rsidRPr="000B3AA0">
        <w:rPr>
          <w:sz w:val="24"/>
          <w:szCs w:val="24"/>
          <w:lang w:val="en-US"/>
        </w:rPr>
        <w:t xml:space="preserve">Bates, L. (2006): </w:t>
      </w:r>
      <w:r w:rsidR="00B15158">
        <w:rPr>
          <w:sz w:val="24"/>
          <w:szCs w:val="24"/>
          <w:lang w:val="en-US"/>
        </w:rPr>
        <w:t>“</w:t>
      </w:r>
      <w:r w:rsidRPr="000B3AA0">
        <w:rPr>
          <w:sz w:val="24"/>
          <w:szCs w:val="24"/>
          <w:lang w:val="en-US"/>
        </w:rPr>
        <w:t xml:space="preserve">The need for industrial education in bulk technology", Bulk Solids </w:t>
      </w:r>
      <w:proofErr w:type="spellStart"/>
      <w:r w:rsidRPr="000B3AA0">
        <w:rPr>
          <w:sz w:val="24"/>
          <w:szCs w:val="24"/>
          <w:lang w:val="en-US"/>
        </w:rPr>
        <w:t>Handl</w:t>
      </w:r>
      <w:proofErr w:type="spellEnd"/>
      <w:r w:rsidRPr="000B3AA0">
        <w:rPr>
          <w:sz w:val="24"/>
          <w:szCs w:val="24"/>
          <w:lang w:val="en-US"/>
        </w:rPr>
        <w:t>., 26, 464</w:t>
      </w:r>
      <w:r w:rsidR="00B15158">
        <w:rPr>
          <w:sz w:val="24"/>
          <w:szCs w:val="24"/>
          <w:lang w:val="en-US"/>
        </w:rPr>
        <w:t>-</w:t>
      </w:r>
      <w:r w:rsidRPr="000B3AA0">
        <w:rPr>
          <w:sz w:val="24"/>
          <w:szCs w:val="24"/>
          <w:lang w:val="en-US"/>
        </w:rPr>
        <w:t>473.</w:t>
      </w:r>
      <w:r w:rsidR="00DC2061" w:rsidRPr="000B3AA0">
        <w:rPr>
          <w:sz w:val="24"/>
          <w:szCs w:val="24"/>
          <w:lang w:val="en-US"/>
        </w:rPr>
        <w:t xml:space="preserve"> </w:t>
      </w:r>
    </w:p>
    <w:p w:rsidR="00DC2061" w:rsidRPr="000B3AA0" w:rsidRDefault="00DC2061" w:rsidP="000B3AA0">
      <w:pPr>
        <w:pStyle w:val="Reference"/>
        <w:ind w:left="709" w:hanging="709"/>
        <w:rPr>
          <w:sz w:val="24"/>
          <w:szCs w:val="24"/>
          <w:lang w:val="en-US"/>
        </w:rPr>
      </w:pPr>
      <w:r w:rsidRPr="000B3AA0">
        <w:rPr>
          <w:sz w:val="24"/>
          <w:szCs w:val="24"/>
          <w:lang w:val="de-AT"/>
        </w:rPr>
        <w:t xml:space="preserve">Bierwisch, C., Kraft, T., Riedel, H., </w:t>
      </w:r>
      <w:proofErr w:type="spellStart"/>
      <w:r w:rsidRPr="000B3AA0">
        <w:rPr>
          <w:sz w:val="24"/>
          <w:szCs w:val="24"/>
          <w:lang w:val="de-AT"/>
        </w:rPr>
        <w:t>Moseler</w:t>
      </w:r>
      <w:proofErr w:type="spellEnd"/>
      <w:r w:rsidRPr="000B3AA0">
        <w:rPr>
          <w:sz w:val="24"/>
          <w:szCs w:val="24"/>
          <w:lang w:val="de-AT"/>
        </w:rPr>
        <w:t xml:space="preserve">, M. (2009), </w:t>
      </w:r>
      <w:r w:rsidR="00B15158">
        <w:rPr>
          <w:sz w:val="24"/>
          <w:szCs w:val="24"/>
          <w:lang w:val="de-AT"/>
        </w:rPr>
        <w:t>„</w:t>
      </w:r>
      <w:r w:rsidRPr="000B3AA0">
        <w:rPr>
          <w:sz w:val="24"/>
          <w:szCs w:val="24"/>
          <w:lang w:val="de-AT"/>
        </w:rPr>
        <w:t xml:space="preserve">Die </w:t>
      </w:r>
      <w:proofErr w:type="spellStart"/>
      <w:r w:rsidRPr="000B3AA0">
        <w:rPr>
          <w:sz w:val="24"/>
          <w:szCs w:val="24"/>
          <w:lang w:val="de-AT"/>
        </w:rPr>
        <w:t>filling</w:t>
      </w:r>
      <w:proofErr w:type="spellEnd"/>
      <w:r w:rsidRPr="000B3AA0">
        <w:rPr>
          <w:sz w:val="24"/>
          <w:szCs w:val="24"/>
          <w:lang w:val="de-AT"/>
        </w:rPr>
        <w:t xml:space="preserve"> </w:t>
      </w:r>
      <w:proofErr w:type="spellStart"/>
      <w:r w:rsidRPr="000B3AA0">
        <w:rPr>
          <w:sz w:val="24"/>
          <w:szCs w:val="24"/>
          <w:lang w:val="de-AT"/>
        </w:rPr>
        <w:t>optimization</w:t>
      </w:r>
      <w:proofErr w:type="spellEnd"/>
      <w:r w:rsidRPr="000B3AA0">
        <w:rPr>
          <w:sz w:val="24"/>
          <w:szCs w:val="24"/>
          <w:lang w:val="de-AT"/>
        </w:rPr>
        <w:t xml:space="preserve"> </w:t>
      </w:r>
      <w:r w:rsidRPr="000B3AA0">
        <w:rPr>
          <w:sz w:val="24"/>
          <w:szCs w:val="24"/>
          <w:lang w:val="en-US"/>
        </w:rPr>
        <w:t>using three-dimensional discrete element modeling", Powder Technology, 196 (2),169-179</w:t>
      </w:r>
    </w:p>
    <w:p w:rsidR="00DC2061" w:rsidRPr="000B3AA0" w:rsidRDefault="00DC2061" w:rsidP="000B3AA0">
      <w:pPr>
        <w:pStyle w:val="Reference"/>
        <w:ind w:left="709" w:hanging="709"/>
        <w:rPr>
          <w:sz w:val="24"/>
          <w:szCs w:val="24"/>
          <w:lang w:val="en-US"/>
        </w:rPr>
      </w:pPr>
      <w:proofErr w:type="gramStart"/>
      <w:r w:rsidRPr="000B3AA0">
        <w:rPr>
          <w:sz w:val="24"/>
          <w:szCs w:val="24"/>
          <w:lang w:val="en-US"/>
        </w:rPr>
        <w:t xml:space="preserve">Bertrand, F., </w:t>
      </w:r>
      <w:proofErr w:type="spellStart"/>
      <w:r w:rsidRPr="000B3AA0">
        <w:rPr>
          <w:sz w:val="24"/>
          <w:szCs w:val="24"/>
          <w:lang w:val="en-US"/>
        </w:rPr>
        <w:t>Leclaire</w:t>
      </w:r>
      <w:proofErr w:type="spellEnd"/>
      <w:r w:rsidRPr="000B3AA0">
        <w:rPr>
          <w:sz w:val="24"/>
          <w:szCs w:val="24"/>
          <w:lang w:val="en-US"/>
        </w:rPr>
        <w:t>, L.-A.</w:t>
      </w:r>
      <w:proofErr w:type="gramEnd"/>
      <w:r w:rsidRPr="000B3AA0">
        <w:rPr>
          <w:sz w:val="24"/>
          <w:szCs w:val="24"/>
          <w:lang w:val="en-US"/>
        </w:rPr>
        <w:t xml:space="preserve"> , </w:t>
      </w:r>
      <w:proofErr w:type="spellStart"/>
      <w:r w:rsidRPr="000B3AA0">
        <w:rPr>
          <w:sz w:val="24"/>
          <w:szCs w:val="24"/>
          <w:lang w:val="en-US"/>
        </w:rPr>
        <w:t>Levecque</w:t>
      </w:r>
      <w:proofErr w:type="spellEnd"/>
      <w:r w:rsidRPr="000B3AA0">
        <w:rPr>
          <w:sz w:val="24"/>
          <w:szCs w:val="24"/>
          <w:lang w:val="en-US"/>
        </w:rPr>
        <w:t xml:space="preserve">, G., (2005): </w:t>
      </w:r>
      <w:r w:rsidR="00B15158">
        <w:rPr>
          <w:sz w:val="24"/>
          <w:szCs w:val="24"/>
          <w:lang w:val="en-US"/>
        </w:rPr>
        <w:t>„</w:t>
      </w:r>
      <w:r w:rsidRPr="000B3AA0">
        <w:rPr>
          <w:sz w:val="24"/>
          <w:szCs w:val="24"/>
          <w:lang w:val="en-US"/>
        </w:rPr>
        <w:t>DEM-based models for the</w:t>
      </w:r>
    </w:p>
    <w:p w:rsidR="000B3AA0" w:rsidRPr="000B3AA0" w:rsidRDefault="000B3AA0" w:rsidP="000B3AA0">
      <w:pPr>
        <w:pStyle w:val="Reference"/>
        <w:ind w:left="709" w:hanging="709"/>
        <w:rPr>
          <w:sz w:val="24"/>
          <w:szCs w:val="24"/>
          <w:lang w:val="en-US"/>
        </w:rPr>
      </w:pPr>
      <w:r w:rsidRPr="000B3AA0">
        <w:rPr>
          <w:sz w:val="24"/>
          <w:szCs w:val="24"/>
          <w:lang w:val="en-US"/>
        </w:rPr>
        <w:t xml:space="preserve">Campbell, C. S. (2006): </w:t>
      </w:r>
      <w:r w:rsidR="00B15158">
        <w:rPr>
          <w:sz w:val="24"/>
          <w:szCs w:val="24"/>
          <w:lang w:val="en-US"/>
        </w:rPr>
        <w:t>„</w:t>
      </w:r>
      <w:r w:rsidRPr="000B3AA0">
        <w:rPr>
          <w:sz w:val="24"/>
          <w:szCs w:val="24"/>
          <w:lang w:val="en-US"/>
        </w:rPr>
        <w:t>Granular Material Flows - An Overview", Powder Technology,</w:t>
      </w:r>
    </w:p>
    <w:p w:rsidR="000B3AA0" w:rsidRPr="000B3AA0" w:rsidRDefault="000B3AA0" w:rsidP="000B3AA0">
      <w:pPr>
        <w:pStyle w:val="Reference"/>
        <w:ind w:left="709" w:hanging="709"/>
        <w:rPr>
          <w:sz w:val="24"/>
          <w:szCs w:val="24"/>
          <w:lang w:val="en-US"/>
        </w:rPr>
      </w:pPr>
      <w:r w:rsidRPr="000B3AA0">
        <w:rPr>
          <w:sz w:val="24"/>
          <w:szCs w:val="24"/>
          <w:lang w:val="en-US"/>
        </w:rPr>
        <w:t>162, 208-229.</w:t>
      </w:r>
    </w:p>
    <w:p w:rsidR="0034664C" w:rsidRPr="000B3AA0" w:rsidRDefault="000B3AA0" w:rsidP="000B3AA0">
      <w:pPr>
        <w:pStyle w:val="Reference"/>
        <w:ind w:left="709" w:hanging="709"/>
        <w:rPr>
          <w:sz w:val="24"/>
          <w:szCs w:val="24"/>
        </w:rPr>
      </w:pPr>
      <w:proofErr w:type="spellStart"/>
      <w:r w:rsidRPr="000B3AA0">
        <w:rPr>
          <w:sz w:val="24"/>
          <w:szCs w:val="24"/>
        </w:rPr>
        <w:t>Chaudhuri</w:t>
      </w:r>
      <w:proofErr w:type="spellEnd"/>
      <w:r w:rsidRPr="000B3AA0">
        <w:rPr>
          <w:sz w:val="24"/>
          <w:szCs w:val="24"/>
        </w:rPr>
        <w:t xml:space="preserve">, B., </w:t>
      </w:r>
      <w:proofErr w:type="spellStart"/>
      <w:r w:rsidRPr="000B3AA0">
        <w:rPr>
          <w:sz w:val="24"/>
          <w:szCs w:val="24"/>
        </w:rPr>
        <w:t>Muzzio</w:t>
      </w:r>
      <w:proofErr w:type="spellEnd"/>
      <w:r w:rsidRPr="000B3AA0">
        <w:rPr>
          <w:sz w:val="24"/>
          <w:szCs w:val="24"/>
        </w:rPr>
        <w:t xml:space="preserve">, F.J., </w:t>
      </w:r>
      <w:proofErr w:type="spellStart"/>
      <w:r w:rsidRPr="000B3AA0">
        <w:rPr>
          <w:sz w:val="24"/>
          <w:szCs w:val="24"/>
        </w:rPr>
        <w:t>Tomassone</w:t>
      </w:r>
      <w:proofErr w:type="spellEnd"/>
      <w:r w:rsidRPr="000B3AA0">
        <w:rPr>
          <w:sz w:val="24"/>
          <w:szCs w:val="24"/>
        </w:rPr>
        <w:t xml:space="preserve">, M.S. (2006): </w:t>
      </w:r>
      <w:r w:rsidR="00B15158">
        <w:rPr>
          <w:sz w:val="24"/>
          <w:szCs w:val="24"/>
        </w:rPr>
        <w:t>„</w:t>
      </w:r>
      <w:proofErr w:type="spellStart"/>
      <w:r w:rsidRPr="000B3AA0">
        <w:rPr>
          <w:sz w:val="24"/>
          <w:szCs w:val="24"/>
        </w:rPr>
        <w:t>Modeling</w:t>
      </w:r>
      <w:proofErr w:type="spellEnd"/>
      <w:r w:rsidRPr="000B3AA0">
        <w:rPr>
          <w:sz w:val="24"/>
          <w:szCs w:val="24"/>
        </w:rPr>
        <w:t xml:space="preserve"> of heat transfer in granular flow in rotating vessels", Chem. Eng. Sci., 61, 6348 </w:t>
      </w:r>
      <w:r w:rsidR="00E929C8">
        <w:rPr>
          <w:sz w:val="24"/>
          <w:szCs w:val="24"/>
        </w:rPr>
        <w:t>-</w:t>
      </w:r>
      <w:r w:rsidRPr="000B3AA0">
        <w:rPr>
          <w:sz w:val="24"/>
          <w:szCs w:val="24"/>
        </w:rPr>
        <w:t xml:space="preserve"> 6360.</w:t>
      </w:r>
    </w:p>
    <w:p w:rsidR="008C3F56" w:rsidRDefault="008C3F56" w:rsidP="000B3AA0">
      <w:pPr>
        <w:pStyle w:val="Reference"/>
        <w:ind w:left="709" w:hanging="709"/>
        <w:rPr>
          <w:sz w:val="24"/>
          <w:szCs w:val="24"/>
        </w:rPr>
      </w:pPr>
      <w:r w:rsidRPr="000B3AA0">
        <w:rPr>
          <w:sz w:val="24"/>
          <w:szCs w:val="24"/>
        </w:rPr>
        <w:t xml:space="preserve">CHU K.W., WANG B., YU A.B. and VINCE A. (2009) CFD-DEM modelling of multiphase flow in dense medium cyclones, </w:t>
      </w:r>
      <w:r w:rsidRPr="000B3AA0">
        <w:rPr>
          <w:i/>
          <w:sz w:val="24"/>
          <w:szCs w:val="24"/>
        </w:rPr>
        <w:t>Powder Technology</w:t>
      </w:r>
      <w:r w:rsidRPr="000B3AA0">
        <w:rPr>
          <w:sz w:val="24"/>
          <w:szCs w:val="24"/>
        </w:rPr>
        <w:t>, Vol. 193, pp.235-247.</w:t>
      </w:r>
    </w:p>
    <w:p w:rsidR="00E0189B" w:rsidRPr="00E0189B" w:rsidRDefault="00E0189B" w:rsidP="00E0189B">
      <w:pPr>
        <w:pStyle w:val="Reference"/>
        <w:ind w:left="709" w:hanging="709"/>
        <w:rPr>
          <w:sz w:val="24"/>
          <w:szCs w:val="24"/>
        </w:rPr>
      </w:pPr>
      <w:r w:rsidRPr="00E0189B">
        <w:rPr>
          <w:sz w:val="24"/>
          <w:szCs w:val="24"/>
        </w:rPr>
        <w:t xml:space="preserve">P.W. Cleary, N. Stokes, Efficient collision detection for three dimensional </w:t>
      </w:r>
      <w:proofErr w:type="spellStart"/>
      <w:r w:rsidRPr="00E0189B">
        <w:rPr>
          <w:sz w:val="24"/>
          <w:szCs w:val="24"/>
        </w:rPr>
        <w:t>superellipsoidal</w:t>
      </w:r>
      <w:proofErr w:type="spellEnd"/>
    </w:p>
    <w:p w:rsidR="00E0189B" w:rsidRPr="000B3AA0" w:rsidRDefault="00E0189B" w:rsidP="00E0189B">
      <w:pPr>
        <w:pStyle w:val="Reference"/>
        <w:ind w:left="709" w:hanging="709"/>
        <w:rPr>
          <w:sz w:val="24"/>
          <w:szCs w:val="24"/>
        </w:rPr>
      </w:pPr>
      <w:proofErr w:type="gramStart"/>
      <w:r w:rsidRPr="00E0189B">
        <w:rPr>
          <w:sz w:val="24"/>
          <w:szCs w:val="24"/>
        </w:rPr>
        <w:t>particles</w:t>
      </w:r>
      <w:proofErr w:type="gramEnd"/>
      <w:r w:rsidRPr="00E0189B">
        <w:rPr>
          <w:sz w:val="24"/>
          <w:szCs w:val="24"/>
        </w:rPr>
        <w:t>, Computational Techniques and Applications, CTAC97 Singapore,</w:t>
      </w:r>
      <w:r>
        <w:rPr>
          <w:sz w:val="24"/>
          <w:szCs w:val="24"/>
        </w:rPr>
        <w:t xml:space="preserve"> </w:t>
      </w:r>
      <w:r w:rsidRPr="00E0189B">
        <w:rPr>
          <w:sz w:val="24"/>
          <w:szCs w:val="24"/>
        </w:rPr>
        <w:t>1997.</w:t>
      </w:r>
    </w:p>
    <w:p w:rsidR="00CA6EA5" w:rsidRPr="000B3AA0" w:rsidRDefault="00CA6EA5" w:rsidP="000B3AA0">
      <w:pPr>
        <w:pStyle w:val="Reference"/>
        <w:ind w:left="709" w:hanging="709"/>
        <w:rPr>
          <w:sz w:val="24"/>
          <w:szCs w:val="24"/>
        </w:rPr>
      </w:pPr>
      <w:r w:rsidRPr="000B3AA0">
        <w:rPr>
          <w:sz w:val="24"/>
          <w:szCs w:val="24"/>
        </w:rPr>
        <w:t xml:space="preserve">CROWE C.T., SOMMERFELD M. </w:t>
      </w:r>
      <w:proofErr w:type="gramStart"/>
      <w:r w:rsidRPr="000B3AA0">
        <w:rPr>
          <w:sz w:val="24"/>
          <w:szCs w:val="24"/>
        </w:rPr>
        <w:t>and  TSUJI</w:t>
      </w:r>
      <w:proofErr w:type="gramEnd"/>
      <w:r w:rsidRPr="000B3AA0">
        <w:rPr>
          <w:sz w:val="24"/>
          <w:szCs w:val="24"/>
        </w:rPr>
        <w:t xml:space="preserve"> Y. (1998): Multiphase Flows with Droplets and Particles, </w:t>
      </w:r>
      <w:r w:rsidRPr="000B3AA0">
        <w:rPr>
          <w:i/>
          <w:sz w:val="24"/>
          <w:szCs w:val="24"/>
        </w:rPr>
        <w:t>CRC Press LLC</w:t>
      </w:r>
      <w:r w:rsidRPr="000B3AA0">
        <w:rPr>
          <w:sz w:val="24"/>
          <w:szCs w:val="24"/>
        </w:rPr>
        <w:t>, Boca Raton.</w:t>
      </w:r>
    </w:p>
    <w:p w:rsidR="006E571A" w:rsidRDefault="006E571A" w:rsidP="000B3AA0">
      <w:pPr>
        <w:pStyle w:val="Reference"/>
        <w:ind w:left="709" w:hanging="709"/>
        <w:rPr>
          <w:sz w:val="24"/>
          <w:szCs w:val="24"/>
        </w:rPr>
      </w:pPr>
      <w:r w:rsidRPr="000B3AA0">
        <w:rPr>
          <w:sz w:val="24"/>
          <w:szCs w:val="24"/>
        </w:rPr>
        <w:t xml:space="preserve">CUNDALL P.A and STRACK O.D.L. (1972), </w:t>
      </w:r>
      <w:proofErr w:type="gramStart"/>
      <w:r w:rsidRPr="000B3AA0">
        <w:rPr>
          <w:sz w:val="24"/>
          <w:szCs w:val="24"/>
        </w:rPr>
        <w:t>A</w:t>
      </w:r>
      <w:proofErr w:type="gramEnd"/>
      <w:r w:rsidRPr="000B3AA0">
        <w:rPr>
          <w:sz w:val="24"/>
          <w:szCs w:val="24"/>
        </w:rPr>
        <w:t xml:space="preserve"> discrete numerical model for granular assemblies, </w:t>
      </w:r>
      <w:proofErr w:type="spellStart"/>
      <w:r w:rsidRPr="000B3AA0">
        <w:rPr>
          <w:i/>
          <w:sz w:val="24"/>
          <w:szCs w:val="24"/>
        </w:rPr>
        <w:t>Geotechnique</w:t>
      </w:r>
      <w:proofErr w:type="spellEnd"/>
      <w:r w:rsidRPr="000B3AA0">
        <w:rPr>
          <w:i/>
          <w:sz w:val="24"/>
          <w:szCs w:val="24"/>
        </w:rPr>
        <w:t>,</w:t>
      </w:r>
      <w:r w:rsidRPr="000B3AA0">
        <w:rPr>
          <w:sz w:val="24"/>
          <w:szCs w:val="24"/>
        </w:rPr>
        <w:t xml:space="preserve"> No. 29 (1), pp.47-65.</w:t>
      </w:r>
    </w:p>
    <w:p w:rsidR="008F67D8" w:rsidRPr="000B3AA0" w:rsidRDefault="008F67D8" w:rsidP="000B3AA0">
      <w:pPr>
        <w:pStyle w:val="Reference"/>
        <w:ind w:left="709" w:hanging="709"/>
        <w:rPr>
          <w:sz w:val="24"/>
          <w:szCs w:val="24"/>
        </w:rPr>
      </w:pPr>
      <w:r>
        <w:rPr>
          <w:sz w:val="24"/>
          <w:szCs w:val="24"/>
        </w:rPr>
        <w:t>DEM Solutions, 2008, EDEM user manual</w:t>
      </w:r>
    </w:p>
    <w:p w:rsidR="0034664C" w:rsidRPr="000B3AA0" w:rsidRDefault="0034664C" w:rsidP="000B3AA0">
      <w:pPr>
        <w:pStyle w:val="Reference"/>
        <w:ind w:left="709" w:hanging="709"/>
        <w:rPr>
          <w:sz w:val="24"/>
          <w:szCs w:val="24"/>
        </w:rPr>
      </w:pPr>
      <w:proofErr w:type="spellStart"/>
      <w:r w:rsidRPr="000B3AA0">
        <w:rPr>
          <w:sz w:val="24"/>
          <w:szCs w:val="24"/>
        </w:rPr>
        <w:t>Deen</w:t>
      </w:r>
      <w:proofErr w:type="spellEnd"/>
      <w:r w:rsidRPr="000B3AA0">
        <w:rPr>
          <w:sz w:val="24"/>
          <w:szCs w:val="24"/>
        </w:rPr>
        <w:t xml:space="preserve">, N.G., Van </w:t>
      </w:r>
      <w:proofErr w:type="spellStart"/>
      <w:r w:rsidRPr="000B3AA0">
        <w:rPr>
          <w:sz w:val="24"/>
          <w:szCs w:val="24"/>
        </w:rPr>
        <w:t>Sint</w:t>
      </w:r>
      <w:proofErr w:type="spellEnd"/>
      <w:r w:rsidRPr="000B3AA0">
        <w:rPr>
          <w:sz w:val="24"/>
          <w:szCs w:val="24"/>
        </w:rPr>
        <w:t xml:space="preserve"> </w:t>
      </w:r>
      <w:proofErr w:type="spellStart"/>
      <w:r w:rsidRPr="000B3AA0">
        <w:rPr>
          <w:sz w:val="24"/>
          <w:szCs w:val="24"/>
        </w:rPr>
        <w:t>Annaland</w:t>
      </w:r>
      <w:proofErr w:type="spellEnd"/>
      <w:r w:rsidRPr="000B3AA0">
        <w:rPr>
          <w:sz w:val="24"/>
          <w:szCs w:val="24"/>
        </w:rPr>
        <w:t xml:space="preserve">, M., Van </w:t>
      </w:r>
      <w:proofErr w:type="spellStart"/>
      <w:r w:rsidRPr="000B3AA0">
        <w:rPr>
          <w:sz w:val="24"/>
          <w:szCs w:val="24"/>
        </w:rPr>
        <w:t>der</w:t>
      </w:r>
      <w:proofErr w:type="spellEnd"/>
      <w:r w:rsidRPr="000B3AA0">
        <w:rPr>
          <w:sz w:val="24"/>
          <w:szCs w:val="24"/>
        </w:rPr>
        <w:t xml:space="preserve"> </w:t>
      </w:r>
      <w:proofErr w:type="spellStart"/>
      <w:r w:rsidRPr="000B3AA0">
        <w:rPr>
          <w:sz w:val="24"/>
          <w:szCs w:val="24"/>
        </w:rPr>
        <w:t>Hoef</w:t>
      </w:r>
      <w:proofErr w:type="spellEnd"/>
      <w:r w:rsidRPr="000B3AA0">
        <w:rPr>
          <w:sz w:val="24"/>
          <w:szCs w:val="24"/>
        </w:rPr>
        <w:t xml:space="preserve">, M.A., </w:t>
      </w:r>
      <w:proofErr w:type="spellStart"/>
      <w:r w:rsidRPr="000B3AA0">
        <w:rPr>
          <w:sz w:val="24"/>
          <w:szCs w:val="24"/>
        </w:rPr>
        <w:t>Kuipers</w:t>
      </w:r>
      <w:proofErr w:type="spellEnd"/>
      <w:r w:rsidRPr="000B3AA0">
        <w:rPr>
          <w:sz w:val="24"/>
          <w:szCs w:val="24"/>
        </w:rPr>
        <w:t xml:space="preserve">, J.A.M. (2007): </w:t>
      </w:r>
      <w:r w:rsidR="00B15158">
        <w:rPr>
          <w:sz w:val="24"/>
          <w:szCs w:val="24"/>
        </w:rPr>
        <w:t>„</w:t>
      </w:r>
      <w:r w:rsidRPr="000B3AA0">
        <w:rPr>
          <w:sz w:val="24"/>
          <w:szCs w:val="24"/>
        </w:rPr>
        <w:t xml:space="preserve">Review of discrete particle </w:t>
      </w:r>
      <w:proofErr w:type="spellStart"/>
      <w:r w:rsidRPr="000B3AA0">
        <w:rPr>
          <w:sz w:val="24"/>
          <w:szCs w:val="24"/>
        </w:rPr>
        <w:t>modeling</w:t>
      </w:r>
      <w:proofErr w:type="spellEnd"/>
      <w:r w:rsidRPr="000B3AA0">
        <w:rPr>
          <w:sz w:val="24"/>
          <w:szCs w:val="24"/>
        </w:rPr>
        <w:t xml:space="preserve"> of fluidized beds", Chemical Engineering Science, 62, 28 </w:t>
      </w:r>
      <w:r w:rsidR="00E929C8">
        <w:rPr>
          <w:sz w:val="24"/>
          <w:szCs w:val="24"/>
        </w:rPr>
        <w:t>-</w:t>
      </w:r>
      <w:r w:rsidRPr="000B3AA0">
        <w:rPr>
          <w:sz w:val="24"/>
          <w:szCs w:val="24"/>
        </w:rPr>
        <w:t xml:space="preserve"> 44.</w:t>
      </w:r>
    </w:p>
    <w:p w:rsidR="0034664C" w:rsidRPr="000B3AA0" w:rsidRDefault="0034664C" w:rsidP="000B3AA0">
      <w:pPr>
        <w:pStyle w:val="Reference"/>
        <w:ind w:left="709" w:hanging="709"/>
        <w:rPr>
          <w:sz w:val="24"/>
          <w:szCs w:val="24"/>
        </w:rPr>
      </w:pPr>
      <w:r w:rsidRPr="000B3AA0">
        <w:rPr>
          <w:sz w:val="24"/>
          <w:szCs w:val="24"/>
        </w:rPr>
        <w:t xml:space="preserve">Di </w:t>
      </w:r>
      <w:proofErr w:type="spellStart"/>
      <w:r w:rsidRPr="000B3AA0">
        <w:rPr>
          <w:sz w:val="24"/>
          <w:szCs w:val="24"/>
        </w:rPr>
        <w:t>Renzo</w:t>
      </w:r>
      <w:proofErr w:type="spellEnd"/>
      <w:r w:rsidRPr="000B3AA0">
        <w:rPr>
          <w:sz w:val="24"/>
          <w:szCs w:val="24"/>
        </w:rPr>
        <w:t xml:space="preserve">, A., Di </w:t>
      </w:r>
      <w:proofErr w:type="spellStart"/>
      <w:r w:rsidRPr="000B3AA0">
        <w:rPr>
          <w:sz w:val="24"/>
          <w:szCs w:val="24"/>
        </w:rPr>
        <w:t>Maio</w:t>
      </w:r>
      <w:proofErr w:type="spellEnd"/>
      <w:r w:rsidRPr="000B3AA0">
        <w:rPr>
          <w:sz w:val="24"/>
          <w:szCs w:val="24"/>
        </w:rPr>
        <w:t xml:space="preserve">, F. P. (2004): </w:t>
      </w:r>
      <w:r w:rsidR="00B15158">
        <w:rPr>
          <w:sz w:val="24"/>
          <w:szCs w:val="24"/>
        </w:rPr>
        <w:t>„</w:t>
      </w:r>
      <w:r w:rsidRPr="000B3AA0">
        <w:rPr>
          <w:sz w:val="24"/>
          <w:szCs w:val="24"/>
        </w:rPr>
        <w:t xml:space="preserve">Comparison of contact-force models for the simulation of collisions in DEM-based granular flow codes", Chemical Engineering Science, 59, 525 </w:t>
      </w:r>
      <w:r w:rsidR="00E929C8">
        <w:rPr>
          <w:sz w:val="24"/>
          <w:szCs w:val="24"/>
        </w:rPr>
        <w:t>-</w:t>
      </w:r>
      <w:r w:rsidRPr="000B3AA0">
        <w:rPr>
          <w:sz w:val="24"/>
          <w:szCs w:val="24"/>
        </w:rPr>
        <w:t xml:space="preserve"> 541.</w:t>
      </w:r>
    </w:p>
    <w:p w:rsidR="00DC2061" w:rsidRPr="000B3AA0" w:rsidRDefault="0034664C" w:rsidP="000B3AA0">
      <w:pPr>
        <w:ind w:left="709" w:hanging="709"/>
        <w:rPr>
          <w:szCs w:val="24"/>
          <w:lang w:val="en-US"/>
        </w:rPr>
      </w:pPr>
      <w:r w:rsidRPr="00B15158">
        <w:rPr>
          <w:szCs w:val="24"/>
          <w:lang w:val="en-US"/>
        </w:rPr>
        <w:t xml:space="preserve">Ennis, B. J., Green, J., Davies, R. (1994): </w:t>
      </w:r>
      <w:r w:rsidR="00B15158" w:rsidRPr="00B15158">
        <w:rPr>
          <w:szCs w:val="24"/>
          <w:lang w:val="en-US"/>
        </w:rPr>
        <w:t>„</w:t>
      </w:r>
      <w:r w:rsidRPr="00B15158">
        <w:rPr>
          <w:szCs w:val="24"/>
          <w:lang w:val="en-US"/>
        </w:rPr>
        <w:t xml:space="preserve">Particle technology. </w:t>
      </w:r>
      <w:proofErr w:type="gramStart"/>
      <w:r w:rsidRPr="00885634">
        <w:rPr>
          <w:szCs w:val="24"/>
          <w:lang w:val="en-US"/>
        </w:rPr>
        <w:t xml:space="preserve">The legacy of neglect in the U.S.", Chem. Eng. </w:t>
      </w:r>
      <w:proofErr w:type="spellStart"/>
      <w:r w:rsidRPr="000B3AA0">
        <w:rPr>
          <w:szCs w:val="24"/>
          <w:lang w:val="en-US"/>
        </w:rPr>
        <w:t>Prog</w:t>
      </w:r>
      <w:proofErr w:type="spellEnd"/>
      <w:r w:rsidRPr="000B3AA0">
        <w:rPr>
          <w:szCs w:val="24"/>
          <w:lang w:val="en-US"/>
        </w:rPr>
        <w:t>., 90, 32</w:t>
      </w:r>
      <w:r w:rsidR="00E929C8">
        <w:rPr>
          <w:szCs w:val="24"/>
          <w:lang w:val="en-US"/>
        </w:rPr>
        <w:t>-</w:t>
      </w:r>
      <w:r w:rsidRPr="000B3AA0">
        <w:rPr>
          <w:szCs w:val="24"/>
          <w:lang w:val="en-US"/>
        </w:rPr>
        <w:t>43.</w:t>
      </w:r>
      <w:proofErr w:type="gramEnd"/>
      <w:r w:rsidR="00DC2061" w:rsidRPr="000B3AA0">
        <w:rPr>
          <w:szCs w:val="24"/>
          <w:lang w:val="en-US"/>
        </w:rPr>
        <w:t xml:space="preserve"> </w:t>
      </w:r>
    </w:p>
    <w:p w:rsidR="000B3AA0" w:rsidRPr="000B3AA0" w:rsidRDefault="00DC2061" w:rsidP="000B3AA0">
      <w:pPr>
        <w:pStyle w:val="Reference"/>
        <w:ind w:left="709" w:hanging="709"/>
        <w:rPr>
          <w:sz w:val="24"/>
          <w:szCs w:val="24"/>
          <w:lang w:val="en-US"/>
        </w:rPr>
      </w:pPr>
      <w:proofErr w:type="gramStart"/>
      <w:r w:rsidRPr="000B3AA0">
        <w:rPr>
          <w:sz w:val="24"/>
          <w:szCs w:val="24"/>
          <w:lang w:val="en-US"/>
        </w:rPr>
        <w:t>van</w:t>
      </w:r>
      <w:proofErr w:type="gramEnd"/>
      <w:r w:rsidRPr="000B3AA0">
        <w:rPr>
          <w:sz w:val="24"/>
          <w:szCs w:val="24"/>
          <w:lang w:val="en-US"/>
        </w:rPr>
        <w:t xml:space="preserve"> </w:t>
      </w:r>
      <w:proofErr w:type="spellStart"/>
      <w:r w:rsidRPr="000B3AA0">
        <w:rPr>
          <w:sz w:val="24"/>
          <w:szCs w:val="24"/>
          <w:lang w:val="en-US"/>
        </w:rPr>
        <w:t>der</w:t>
      </w:r>
      <w:proofErr w:type="spellEnd"/>
      <w:r w:rsidRPr="000B3AA0">
        <w:rPr>
          <w:sz w:val="24"/>
          <w:szCs w:val="24"/>
          <w:lang w:val="en-US"/>
        </w:rPr>
        <w:t xml:space="preserve"> </w:t>
      </w:r>
      <w:proofErr w:type="spellStart"/>
      <w:r w:rsidRPr="000B3AA0">
        <w:rPr>
          <w:sz w:val="24"/>
          <w:szCs w:val="24"/>
          <w:lang w:val="en-US"/>
        </w:rPr>
        <w:t>Hoef</w:t>
      </w:r>
      <w:proofErr w:type="spellEnd"/>
      <w:r w:rsidRPr="000B3AA0">
        <w:rPr>
          <w:sz w:val="24"/>
          <w:szCs w:val="24"/>
          <w:lang w:val="en-US"/>
        </w:rPr>
        <w:t xml:space="preserve">, M.A., van </w:t>
      </w:r>
      <w:proofErr w:type="spellStart"/>
      <w:r w:rsidRPr="000B3AA0">
        <w:rPr>
          <w:sz w:val="24"/>
          <w:szCs w:val="24"/>
          <w:lang w:val="en-US"/>
        </w:rPr>
        <w:t>Sint</w:t>
      </w:r>
      <w:proofErr w:type="spellEnd"/>
      <w:r w:rsidRPr="000B3AA0">
        <w:rPr>
          <w:sz w:val="24"/>
          <w:szCs w:val="24"/>
          <w:lang w:val="en-US"/>
        </w:rPr>
        <w:t xml:space="preserve"> </w:t>
      </w:r>
      <w:proofErr w:type="spellStart"/>
      <w:r w:rsidRPr="000B3AA0">
        <w:rPr>
          <w:sz w:val="24"/>
          <w:szCs w:val="24"/>
          <w:lang w:val="en-US"/>
        </w:rPr>
        <w:t>Annaland</w:t>
      </w:r>
      <w:proofErr w:type="spellEnd"/>
      <w:r w:rsidRPr="000B3AA0">
        <w:rPr>
          <w:sz w:val="24"/>
          <w:szCs w:val="24"/>
          <w:lang w:val="en-US"/>
        </w:rPr>
        <w:t xml:space="preserve">, M., </w:t>
      </w:r>
      <w:proofErr w:type="spellStart"/>
      <w:r w:rsidRPr="000B3AA0">
        <w:rPr>
          <w:sz w:val="24"/>
          <w:szCs w:val="24"/>
          <w:lang w:val="en-US"/>
        </w:rPr>
        <w:t>Deen</w:t>
      </w:r>
      <w:proofErr w:type="spellEnd"/>
      <w:r w:rsidRPr="000B3AA0">
        <w:rPr>
          <w:sz w:val="24"/>
          <w:szCs w:val="24"/>
          <w:lang w:val="en-US"/>
        </w:rPr>
        <w:t xml:space="preserve">, N.G., </w:t>
      </w:r>
      <w:proofErr w:type="spellStart"/>
      <w:r w:rsidRPr="000B3AA0">
        <w:rPr>
          <w:sz w:val="24"/>
          <w:szCs w:val="24"/>
          <w:lang w:val="en-US"/>
        </w:rPr>
        <w:t>Kuipers</w:t>
      </w:r>
      <w:proofErr w:type="spellEnd"/>
      <w:r w:rsidRPr="000B3AA0">
        <w:rPr>
          <w:sz w:val="24"/>
          <w:szCs w:val="24"/>
          <w:lang w:val="en-US"/>
        </w:rPr>
        <w:t xml:space="preserve">, J.A.M. (2008): </w:t>
      </w:r>
      <w:r w:rsidR="00B15158">
        <w:rPr>
          <w:sz w:val="24"/>
          <w:szCs w:val="24"/>
          <w:lang w:val="en-US"/>
        </w:rPr>
        <w:t>„</w:t>
      </w:r>
      <w:r w:rsidRPr="000B3AA0">
        <w:rPr>
          <w:sz w:val="24"/>
          <w:szCs w:val="24"/>
          <w:lang w:val="en-US"/>
        </w:rPr>
        <w:t xml:space="preserve">Numerical Simulation of Dense Gas-Solid Fluidized Beds: A </w:t>
      </w:r>
      <w:proofErr w:type="spellStart"/>
      <w:r w:rsidRPr="000B3AA0">
        <w:rPr>
          <w:sz w:val="24"/>
          <w:szCs w:val="24"/>
          <w:lang w:val="en-US"/>
        </w:rPr>
        <w:t>Multiscale</w:t>
      </w:r>
      <w:proofErr w:type="spellEnd"/>
      <w:r w:rsidRPr="000B3AA0">
        <w:rPr>
          <w:sz w:val="24"/>
          <w:szCs w:val="24"/>
          <w:lang w:val="en-US"/>
        </w:rPr>
        <w:t xml:space="preserve"> Modeling Strategy", Annual Review of Fluid Mechanics, 40, 47-70.</w:t>
      </w:r>
      <w:r w:rsidR="000B3AA0" w:rsidRPr="000B3AA0">
        <w:rPr>
          <w:sz w:val="24"/>
          <w:szCs w:val="24"/>
          <w:lang w:val="en-US"/>
        </w:rPr>
        <w:t xml:space="preserve"> </w:t>
      </w:r>
    </w:p>
    <w:p w:rsidR="0034664C" w:rsidRPr="00EB5F97" w:rsidRDefault="000B3AA0" w:rsidP="000B3AA0">
      <w:pPr>
        <w:pStyle w:val="Reference"/>
        <w:ind w:left="709" w:hanging="709"/>
        <w:rPr>
          <w:sz w:val="24"/>
          <w:szCs w:val="24"/>
          <w:lang w:val="de-AT"/>
        </w:rPr>
      </w:pPr>
      <w:r w:rsidRPr="000B3AA0">
        <w:rPr>
          <w:sz w:val="24"/>
          <w:szCs w:val="24"/>
          <w:lang w:val="de-AT"/>
        </w:rPr>
        <w:t xml:space="preserve">Hertz, H. (1882): </w:t>
      </w:r>
      <w:r w:rsidR="00B15158">
        <w:rPr>
          <w:sz w:val="24"/>
          <w:szCs w:val="24"/>
          <w:lang w:val="de-AT"/>
        </w:rPr>
        <w:t>„</w:t>
      </w:r>
      <w:r w:rsidRPr="000B3AA0">
        <w:rPr>
          <w:sz w:val="24"/>
          <w:szCs w:val="24"/>
          <w:lang w:val="de-AT"/>
        </w:rPr>
        <w:t xml:space="preserve"> </w:t>
      </w:r>
      <w:r w:rsidR="00C72959">
        <w:rPr>
          <w:sz w:val="24"/>
          <w:szCs w:val="24"/>
          <w:lang w:val="de-AT"/>
        </w:rPr>
        <w:t>Ü</w:t>
      </w:r>
      <w:r w:rsidRPr="000B3AA0">
        <w:rPr>
          <w:sz w:val="24"/>
          <w:szCs w:val="24"/>
          <w:lang w:val="de-AT"/>
        </w:rPr>
        <w:t>ber die Ber</w:t>
      </w:r>
      <w:r w:rsidR="00C72959">
        <w:rPr>
          <w:sz w:val="24"/>
          <w:szCs w:val="24"/>
          <w:lang w:val="de-AT"/>
        </w:rPr>
        <w:t>ü</w:t>
      </w:r>
      <w:r w:rsidRPr="000B3AA0">
        <w:rPr>
          <w:sz w:val="24"/>
          <w:szCs w:val="24"/>
          <w:lang w:val="de-AT"/>
        </w:rPr>
        <w:t>hrung fester elastischer K</w:t>
      </w:r>
      <w:r w:rsidR="00C72959">
        <w:rPr>
          <w:sz w:val="24"/>
          <w:szCs w:val="24"/>
          <w:lang w:val="de-AT"/>
        </w:rPr>
        <w:t>ö</w:t>
      </w:r>
      <w:r w:rsidRPr="000B3AA0">
        <w:rPr>
          <w:sz w:val="24"/>
          <w:szCs w:val="24"/>
          <w:lang w:val="de-AT"/>
        </w:rPr>
        <w:t>rper", J. f</w:t>
      </w:r>
      <w:r w:rsidR="00C72959">
        <w:rPr>
          <w:sz w:val="24"/>
          <w:szCs w:val="24"/>
          <w:lang w:val="de-AT"/>
        </w:rPr>
        <w:t>ü</w:t>
      </w:r>
      <w:r w:rsidRPr="000B3AA0">
        <w:rPr>
          <w:sz w:val="24"/>
          <w:szCs w:val="24"/>
          <w:lang w:val="de-AT"/>
        </w:rPr>
        <w:t>r die reine</w:t>
      </w:r>
      <w:r w:rsidR="00C72959">
        <w:rPr>
          <w:sz w:val="24"/>
          <w:szCs w:val="24"/>
          <w:lang w:val="de-AT"/>
        </w:rPr>
        <w:t xml:space="preserve"> </w:t>
      </w:r>
      <w:r w:rsidRPr="00EB5F97">
        <w:rPr>
          <w:sz w:val="24"/>
          <w:szCs w:val="24"/>
          <w:lang w:val="de-AT"/>
        </w:rPr>
        <w:t>angewandte Mathematik, 92, 136.</w:t>
      </w:r>
    </w:p>
    <w:p w:rsidR="00120056" w:rsidRPr="000B3AA0" w:rsidRDefault="00120056" w:rsidP="000B3AA0">
      <w:pPr>
        <w:pStyle w:val="Reference"/>
        <w:ind w:left="709" w:hanging="709"/>
        <w:rPr>
          <w:sz w:val="24"/>
          <w:szCs w:val="24"/>
        </w:rPr>
      </w:pPr>
      <w:proofErr w:type="spellStart"/>
      <w:r w:rsidRPr="000B3AA0">
        <w:rPr>
          <w:sz w:val="24"/>
          <w:szCs w:val="24"/>
        </w:rPr>
        <w:t>Hoomans</w:t>
      </w:r>
      <w:proofErr w:type="spellEnd"/>
      <w:r w:rsidRPr="000B3AA0">
        <w:rPr>
          <w:sz w:val="24"/>
          <w:szCs w:val="24"/>
        </w:rPr>
        <w:t xml:space="preserve">, B., </w:t>
      </w:r>
      <w:proofErr w:type="spellStart"/>
      <w:r w:rsidRPr="000B3AA0">
        <w:rPr>
          <w:sz w:val="24"/>
          <w:szCs w:val="24"/>
        </w:rPr>
        <w:t>Kuipers</w:t>
      </w:r>
      <w:proofErr w:type="spellEnd"/>
      <w:r w:rsidRPr="000B3AA0">
        <w:rPr>
          <w:sz w:val="24"/>
          <w:szCs w:val="24"/>
        </w:rPr>
        <w:t xml:space="preserve">, J., </w:t>
      </w:r>
      <w:proofErr w:type="spellStart"/>
      <w:r w:rsidRPr="000B3AA0">
        <w:rPr>
          <w:sz w:val="24"/>
          <w:szCs w:val="24"/>
        </w:rPr>
        <w:t>Briels</w:t>
      </w:r>
      <w:proofErr w:type="spellEnd"/>
      <w:r w:rsidRPr="000B3AA0">
        <w:rPr>
          <w:sz w:val="24"/>
          <w:szCs w:val="24"/>
        </w:rPr>
        <w:t xml:space="preserve">, W., van </w:t>
      </w:r>
      <w:proofErr w:type="spellStart"/>
      <w:r w:rsidRPr="000B3AA0">
        <w:rPr>
          <w:sz w:val="24"/>
          <w:szCs w:val="24"/>
        </w:rPr>
        <w:t>Swaaij</w:t>
      </w:r>
      <w:proofErr w:type="spellEnd"/>
      <w:r w:rsidRPr="000B3AA0">
        <w:rPr>
          <w:sz w:val="24"/>
          <w:szCs w:val="24"/>
        </w:rPr>
        <w:t xml:space="preserve">, W. (1996): </w:t>
      </w:r>
      <w:r w:rsidR="00B15158">
        <w:rPr>
          <w:sz w:val="24"/>
          <w:szCs w:val="24"/>
        </w:rPr>
        <w:t>„</w:t>
      </w:r>
      <w:r w:rsidRPr="000B3AA0">
        <w:rPr>
          <w:sz w:val="24"/>
          <w:szCs w:val="24"/>
        </w:rPr>
        <w:t xml:space="preserve">Discrete Particle Simulation of bubble and slug formation in a two-dimensional gas-fluidized bed: </w:t>
      </w:r>
      <w:proofErr w:type="spellStart"/>
      <w:r w:rsidRPr="000B3AA0">
        <w:rPr>
          <w:sz w:val="24"/>
          <w:szCs w:val="24"/>
        </w:rPr>
        <w:t>Ahard</w:t>
      </w:r>
      <w:proofErr w:type="spellEnd"/>
      <w:r w:rsidRPr="000B3AA0">
        <w:rPr>
          <w:sz w:val="24"/>
          <w:szCs w:val="24"/>
        </w:rPr>
        <w:t xml:space="preserve">-sphere approach", </w:t>
      </w:r>
      <w:proofErr w:type="spellStart"/>
      <w:r w:rsidRPr="000B3AA0">
        <w:rPr>
          <w:sz w:val="24"/>
          <w:szCs w:val="24"/>
        </w:rPr>
        <w:t>Chem</w:t>
      </w:r>
      <w:proofErr w:type="spellEnd"/>
      <w:r w:rsidRPr="000B3AA0">
        <w:rPr>
          <w:sz w:val="24"/>
          <w:szCs w:val="24"/>
        </w:rPr>
        <w:t xml:space="preserve"> Eng </w:t>
      </w:r>
      <w:proofErr w:type="spellStart"/>
      <w:r w:rsidRPr="000B3AA0">
        <w:rPr>
          <w:sz w:val="24"/>
          <w:szCs w:val="24"/>
        </w:rPr>
        <w:t>Sci</w:t>
      </w:r>
      <w:proofErr w:type="spellEnd"/>
      <w:r w:rsidRPr="000B3AA0">
        <w:rPr>
          <w:sz w:val="24"/>
          <w:szCs w:val="24"/>
        </w:rPr>
        <w:t>, 51(1), 99-108.</w:t>
      </w:r>
    </w:p>
    <w:p w:rsidR="009828DE" w:rsidRPr="000B3AA0" w:rsidRDefault="009828DE" w:rsidP="000B3AA0">
      <w:pPr>
        <w:pStyle w:val="Reference"/>
        <w:ind w:left="709" w:hanging="709"/>
        <w:rPr>
          <w:sz w:val="24"/>
          <w:szCs w:val="24"/>
        </w:rPr>
      </w:pPr>
      <w:proofErr w:type="spellStart"/>
      <w:r w:rsidRPr="000B3AA0">
        <w:rPr>
          <w:sz w:val="24"/>
          <w:szCs w:val="24"/>
        </w:rPr>
        <w:t>Kafui</w:t>
      </w:r>
      <w:proofErr w:type="spellEnd"/>
      <w:r w:rsidRPr="000B3AA0">
        <w:rPr>
          <w:sz w:val="24"/>
          <w:szCs w:val="24"/>
        </w:rPr>
        <w:t xml:space="preserve">, K.D., Thornton, C., Adams, M.J. (2002): </w:t>
      </w:r>
      <w:r w:rsidR="00B15158">
        <w:rPr>
          <w:sz w:val="24"/>
          <w:szCs w:val="24"/>
        </w:rPr>
        <w:t>„</w:t>
      </w:r>
      <w:r w:rsidRPr="000B3AA0">
        <w:rPr>
          <w:sz w:val="24"/>
          <w:szCs w:val="24"/>
        </w:rPr>
        <w:t>Discrete particle-continuum modelling of gas</w:t>
      </w:r>
      <w:r w:rsidR="00E929C8">
        <w:rPr>
          <w:sz w:val="24"/>
          <w:szCs w:val="24"/>
        </w:rPr>
        <w:t>-</w:t>
      </w:r>
      <w:r w:rsidRPr="000B3AA0">
        <w:rPr>
          <w:sz w:val="24"/>
          <w:szCs w:val="24"/>
        </w:rPr>
        <w:t xml:space="preserve">solid fluidised beds", Chemical Engineering Science, 57, 2395 </w:t>
      </w:r>
      <w:r w:rsidR="00E929C8">
        <w:rPr>
          <w:sz w:val="24"/>
          <w:szCs w:val="24"/>
        </w:rPr>
        <w:t>-</w:t>
      </w:r>
      <w:r w:rsidRPr="000B3AA0">
        <w:rPr>
          <w:sz w:val="24"/>
          <w:szCs w:val="24"/>
        </w:rPr>
        <w:t xml:space="preserve"> 2410.</w:t>
      </w:r>
    </w:p>
    <w:p w:rsidR="00EA1B83" w:rsidRPr="000B3AA0" w:rsidRDefault="00EA1B83" w:rsidP="000B3AA0">
      <w:pPr>
        <w:pStyle w:val="Reference"/>
        <w:ind w:left="709" w:hanging="709"/>
        <w:rPr>
          <w:sz w:val="24"/>
          <w:szCs w:val="24"/>
        </w:rPr>
      </w:pPr>
      <w:r w:rsidRPr="000B3AA0">
        <w:rPr>
          <w:sz w:val="24"/>
          <w:szCs w:val="24"/>
        </w:rPr>
        <w:t xml:space="preserve">KLOSS, C., GONIVA, C., KLOSS (2010), “LIGGGHTS – A New Open Source DEM Simulation Software”, </w:t>
      </w:r>
      <w:r w:rsidRPr="000B3AA0">
        <w:rPr>
          <w:i/>
          <w:sz w:val="24"/>
          <w:szCs w:val="24"/>
        </w:rPr>
        <w:t>Proc. 5</w:t>
      </w:r>
      <w:r w:rsidRPr="000B3AA0">
        <w:rPr>
          <w:i/>
          <w:sz w:val="24"/>
          <w:szCs w:val="24"/>
          <w:vertAlign w:val="superscript"/>
        </w:rPr>
        <w:t>th</w:t>
      </w:r>
      <w:r w:rsidRPr="000B3AA0">
        <w:rPr>
          <w:i/>
          <w:sz w:val="24"/>
          <w:szCs w:val="24"/>
        </w:rPr>
        <w:t xml:space="preserve"> Intl. Conf. on Discrete Element Methods</w:t>
      </w:r>
      <w:r w:rsidRPr="000B3AA0">
        <w:rPr>
          <w:sz w:val="24"/>
          <w:szCs w:val="24"/>
        </w:rPr>
        <w:t>, London, August 25-26.</w:t>
      </w:r>
    </w:p>
    <w:p w:rsidR="00EA1B83" w:rsidRPr="000B3AA0" w:rsidRDefault="00EA1B83" w:rsidP="000B3AA0">
      <w:pPr>
        <w:ind w:left="709" w:hanging="709"/>
        <w:rPr>
          <w:szCs w:val="24"/>
          <w:lang w:val="en-US"/>
        </w:rPr>
      </w:pPr>
      <w:r w:rsidRPr="000B3AA0">
        <w:rPr>
          <w:szCs w:val="24"/>
          <w:lang w:val="en-US"/>
        </w:rPr>
        <w:t xml:space="preserve">KLOSS, C., GONIVA, C., PIRKER, S. (2010): “Open Source DEM and CFD-DEM with LIGGGHTS and </w:t>
      </w:r>
      <w:proofErr w:type="spellStart"/>
      <w:r w:rsidRPr="000B3AA0">
        <w:rPr>
          <w:szCs w:val="24"/>
          <w:lang w:val="en-US"/>
        </w:rPr>
        <w:t>OpenFOAM</w:t>
      </w:r>
      <w:proofErr w:type="spellEnd"/>
      <w:r w:rsidRPr="000B3AA0">
        <w:rPr>
          <w:szCs w:val="24"/>
          <w:lang w:val="en-US"/>
        </w:rPr>
        <w:t xml:space="preserve">®” </w:t>
      </w:r>
      <w:r w:rsidRPr="000B3AA0">
        <w:rPr>
          <w:i/>
          <w:szCs w:val="24"/>
          <w:lang w:val="en-US"/>
        </w:rPr>
        <w:t xml:space="preserve">Proc. Open Source CFD International </w:t>
      </w:r>
      <w:proofErr w:type="gramStart"/>
      <w:r w:rsidRPr="000B3AA0">
        <w:rPr>
          <w:i/>
          <w:szCs w:val="24"/>
          <w:lang w:val="en-US"/>
        </w:rPr>
        <w:t>Conference</w:t>
      </w:r>
      <w:r w:rsidRPr="000B3AA0">
        <w:rPr>
          <w:szCs w:val="24"/>
          <w:lang w:val="en-US"/>
        </w:rPr>
        <w:t xml:space="preserve"> ,</w:t>
      </w:r>
      <w:proofErr w:type="gramEnd"/>
      <w:r w:rsidRPr="000B3AA0">
        <w:rPr>
          <w:szCs w:val="24"/>
          <w:lang w:val="en-US"/>
        </w:rPr>
        <w:t xml:space="preserve"> Munich, 4th - 5th November 2010.</w:t>
      </w:r>
    </w:p>
    <w:p w:rsidR="00EA1B83" w:rsidRDefault="00EA1B83" w:rsidP="000B3AA0">
      <w:pPr>
        <w:ind w:left="709" w:hanging="709"/>
        <w:rPr>
          <w:szCs w:val="24"/>
          <w:lang w:val="en-US"/>
        </w:rPr>
      </w:pPr>
      <w:r w:rsidRPr="000B3AA0">
        <w:rPr>
          <w:szCs w:val="24"/>
          <w:lang w:val="en-US"/>
        </w:rPr>
        <w:t xml:space="preserve">KLOSS, C., GONIVA, C. (2011): “LIGGGHTS - Open Source DEM Simulations of Granular Materials Based on LAMMPS” </w:t>
      </w:r>
      <w:r w:rsidRPr="000B3AA0">
        <w:rPr>
          <w:i/>
          <w:szCs w:val="24"/>
          <w:lang w:val="en-US"/>
        </w:rPr>
        <w:t xml:space="preserve">Proc. Open Source CFD International </w:t>
      </w:r>
      <w:proofErr w:type="gramStart"/>
      <w:r w:rsidRPr="000B3AA0">
        <w:rPr>
          <w:i/>
          <w:szCs w:val="24"/>
          <w:lang w:val="en-US"/>
        </w:rPr>
        <w:t>Conference</w:t>
      </w:r>
      <w:r w:rsidRPr="000B3AA0">
        <w:rPr>
          <w:szCs w:val="24"/>
          <w:lang w:val="en-US"/>
        </w:rPr>
        <w:t xml:space="preserve"> ,</w:t>
      </w:r>
      <w:proofErr w:type="gramEnd"/>
      <w:r w:rsidRPr="000B3AA0">
        <w:rPr>
          <w:szCs w:val="24"/>
          <w:lang w:val="en-US"/>
        </w:rPr>
        <w:t xml:space="preserve"> San Diego, 27</w:t>
      </w:r>
      <w:r w:rsidRPr="000B3AA0">
        <w:rPr>
          <w:szCs w:val="24"/>
          <w:vertAlign w:val="superscript"/>
          <w:lang w:val="en-US"/>
        </w:rPr>
        <w:t>th</w:t>
      </w:r>
      <w:r w:rsidRPr="000B3AA0">
        <w:rPr>
          <w:szCs w:val="24"/>
          <w:lang w:val="en-US"/>
        </w:rPr>
        <w:t xml:space="preserve"> February – 3</w:t>
      </w:r>
      <w:r w:rsidRPr="000B3AA0">
        <w:rPr>
          <w:szCs w:val="24"/>
          <w:vertAlign w:val="superscript"/>
          <w:lang w:val="en-US"/>
        </w:rPr>
        <w:t>rd</w:t>
      </w:r>
      <w:r w:rsidRPr="000B3AA0">
        <w:rPr>
          <w:szCs w:val="24"/>
          <w:lang w:val="en-US"/>
        </w:rPr>
        <w:t xml:space="preserve"> March.</w:t>
      </w:r>
    </w:p>
    <w:p w:rsidR="00E0189B" w:rsidRPr="000B3AA0" w:rsidRDefault="00E0189B" w:rsidP="000B3AA0">
      <w:pPr>
        <w:ind w:left="709" w:hanging="709"/>
        <w:rPr>
          <w:szCs w:val="24"/>
          <w:lang w:val="en-US"/>
        </w:rPr>
      </w:pPr>
      <w:r w:rsidRPr="00E0189B">
        <w:rPr>
          <w:szCs w:val="24"/>
          <w:lang w:val="en-US"/>
        </w:rPr>
        <w:t xml:space="preserve">Kruggel-Emden H., </w:t>
      </w:r>
      <w:proofErr w:type="spellStart"/>
      <w:r w:rsidRPr="00E0189B">
        <w:rPr>
          <w:szCs w:val="24"/>
          <w:lang w:val="en-US"/>
        </w:rPr>
        <w:t>Rickelt</w:t>
      </w:r>
      <w:proofErr w:type="spellEnd"/>
      <w:r w:rsidRPr="00E0189B">
        <w:rPr>
          <w:szCs w:val="24"/>
          <w:lang w:val="en-US"/>
        </w:rPr>
        <w:t xml:space="preserve"> S.</w:t>
      </w:r>
      <w:r>
        <w:rPr>
          <w:szCs w:val="24"/>
          <w:lang w:val="en-US"/>
        </w:rPr>
        <w:t xml:space="preserve">, </w:t>
      </w:r>
      <w:proofErr w:type="spellStart"/>
      <w:r w:rsidRPr="00E0189B">
        <w:rPr>
          <w:szCs w:val="24"/>
          <w:lang w:val="en-US"/>
        </w:rPr>
        <w:t>Wirtz</w:t>
      </w:r>
      <w:proofErr w:type="spellEnd"/>
      <w:r>
        <w:rPr>
          <w:szCs w:val="24"/>
          <w:lang w:val="en-US"/>
        </w:rPr>
        <w:t xml:space="preserve"> S.</w:t>
      </w:r>
      <w:r w:rsidRPr="00E0189B">
        <w:rPr>
          <w:szCs w:val="24"/>
          <w:lang w:val="en-US"/>
        </w:rPr>
        <w:t>, Scherer</w:t>
      </w:r>
      <w:r>
        <w:rPr>
          <w:szCs w:val="24"/>
          <w:lang w:val="en-US"/>
        </w:rPr>
        <w:t xml:space="preserve"> V.: </w:t>
      </w:r>
      <w:r w:rsidRPr="00E0189B">
        <w:rPr>
          <w:szCs w:val="24"/>
          <w:lang w:val="en-US"/>
        </w:rPr>
        <w:t>A study on the validity of the multi-sphere Discrete Element Method</w:t>
      </w:r>
      <w:r>
        <w:rPr>
          <w:szCs w:val="24"/>
          <w:lang w:val="en-US"/>
        </w:rPr>
        <w:t xml:space="preserve">, </w:t>
      </w:r>
      <w:r w:rsidRPr="00E0189B">
        <w:rPr>
          <w:szCs w:val="24"/>
          <w:lang w:val="en-US"/>
        </w:rPr>
        <w:t>Powder Technology 188 (2008) 153–165</w:t>
      </w:r>
    </w:p>
    <w:p w:rsidR="00FB2D2B" w:rsidRPr="000B3AA0" w:rsidRDefault="00FB2D2B" w:rsidP="000B3AA0">
      <w:pPr>
        <w:ind w:left="709" w:hanging="709"/>
        <w:rPr>
          <w:szCs w:val="24"/>
          <w:lang w:val="en-US"/>
        </w:rPr>
      </w:pPr>
      <w:proofErr w:type="spellStart"/>
      <w:r w:rsidRPr="000B3AA0">
        <w:rPr>
          <w:szCs w:val="24"/>
          <w:lang w:val="en-US"/>
        </w:rPr>
        <w:t>Luding</w:t>
      </w:r>
      <w:proofErr w:type="spellEnd"/>
      <w:r w:rsidRPr="000B3AA0">
        <w:rPr>
          <w:szCs w:val="24"/>
          <w:lang w:val="en-US"/>
        </w:rPr>
        <w:t xml:space="preserve">, S. (2005): </w:t>
      </w:r>
      <w:r w:rsidR="00B15158">
        <w:rPr>
          <w:szCs w:val="24"/>
          <w:lang w:val="en-US"/>
        </w:rPr>
        <w:t>„</w:t>
      </w:r>
      <w:r w:rsidRPr="000B3AA0">
        <w:rPr>
          <w:szCs w:val="24"/>
          <w:lang w:val="en-US"/>
        </w:rPr>
        <w:t>A discrete model for long time sintering", Mechanics and Physics of Solids, 53, 445-491</w:t>
      </w:r>
    </w:p>
    <w:p w:rsidR="00937A41" w:rsidRPr="000B3AA0" w:rsidRDefault="00937A41" w:rsidP="000B3AA0">
      <w:pPr>
        <w:ind w:left="709" w:hanging="709"/>
        <w:rPr>
          <w:szCs w:val="24"/>
          <w:lang w:val="en-US"/>
        </w:rPr>
      </w:pPr>
      <w:proofErr w:type="spellStart"/>
      <w:r w:rsidRPr="000B3AA0">
        <w:rPr>
          <w:szCs w:val="24"/>
          <w:lang w:val="en-US"/>
        </w:rPr>
        <w:lastRenderedPageBreak/>
        <w:t>Mindlin</w:t>
      </w:r>
      <w:proofErr w:type="spellEnd"/>
      <w:r w:rsidRPr="000B3AA0">
        <w:rPr>
          <w:szCs w:val="24"/>
          <w:lang w:val="en-US"/>
        </w:rPr>
        <w:t xml:space="preserve">, R., </w:t>
      </w:r>
      <w:proofErr w:type="spellStart"/>
      <w:r w:rsidRPr="000B3AA0">
        <w:rPr>
          <w:szCs w:val="24"/>
          <w:lang w:val="en-US"/>
        </w:rPr>
        <w:t>Deresiewicz</w:t>
      </w:r>
      <w:proofErr w:type="spellEnd"/>
      <w:r w:rsidRPr="000B3AA0">
        <w:rPr>
          <w:szCs w:val="24"/>
          <w:lang w:val="en-US"/>
        </w:rPr>
        <w:t xml:space="preserve">, H. (1953): </w:t>
      </w:r>
      <w:r w:rsidR="00B15158">
        <w:rPr>
          <w:szCs w:val="24"/>
          <w:lang w:val="en-US"/>
        </w:rPr>
        <w:t>„</w:t>
      </w:r>
      <w:r w:rsidRPr="000B3AA0">
        <w:rPr>
          <w:szCs w:val="24"/>
          <w:lang w:val="en-US"/>
        </w:rPr>
        <w:t>Elastic spheres in contact under varying oblique forces", J. Applied Mechanics, 20, 327.</w:t>
      </w:r>
    </w:p>
    <w:p w:rsidR="00EA1B83" w:rsidRDefault="00EA1B83" w:rsidP="000B3AA0">
      <w:pPr>
        <w:ind w:left="709" w:hanging="709"/>
        <w:rPr>
          <w:szCs w:val="24"/>
          <w:lang w:val="en-US"/>
        </w:rPr>
      </w:pPr>
      <w:r w:rsidRPr="000B3AA0">
        <w:rPr>
          <w:szCs w:val="24"/>
          <w:lang w:val="en-US"/>
        </w:rPr>
        <w:t>PLIMPTON, S. J. (1995): “Fast Parallel Algorithms for Short-Range Molecular Dynamics", J. Comp. Phys., 117, 1-19.</w:t>
      </w:r>
    </w:p>
    <w:p w:rsidR="007227A2" w:rsidRPr="007227A2" w:rsidRDefault="007227A2" w:rsidP="007227A2">
      <w:pPr>
        <w:ind w:left="709" w:hanging="709"/>
        <w:rPr>
          <w:szCs w:val="24"/>
          <w:lang w:val="en-US"/>
        </w:rPr>
      </w:pPr>
      <w:r w:rsidRPr="007227A2">
        <w:rPr>
          <w:szCs w:val="24"/>
          <w:lang w:val="en-US"/>
        </w:rPr>
        <w:t xml:space="preserve">Online resource: Plimpton, S. J. </w:t>
      </w:r>
      <w:proofErr w:type="gramStart"/>
      <w:r w:rsidRPr="007227A2">
        <w:rPr>
          <w:szCs w:val="24"/>
          <w:lang w:val="en-US"/>
        </w:rPr>
        <w:t>et</w:t>
      </w:r>
      <w:proofErr w:type="gramEnd"/>
      <w:r w:rsidRPr="007227A2">
        <w:rPr>
          <w:szCs w:val="24"/>
          <w:lang w:val="en-US"/>
        </w:rPr>
        <w:t>. al.: LAMMPS user manual, benchmarks and</w:t>
      </w:r>
    </w:p>
    <w:p w:rsidR="007227A2" w:rsidRPr="000B3AA0" w:rsidRDefault="007227A2" w:rsidP="007227A2">
      <w:pPr>
        <w:ind w:left="709" w:hanging="709"/>
        <w:rPr>
          <w:szCs w:val="24"/>
          <w:lang w:val="en-US"/>
        </w:rPr>
      </w:pPr>
      <w:proofErr w:type="spellStart"/>
      <w:proofErr w:type="gramStart"/>
      <w:r w:rsidRPr="007227A2">
        <w:rPr>
          <w:szCs w:val="24"/>
          <w:lang w:val="en-US"/>
        </w:rPr>
        <w:t>documentaion</w:t>
      </w:r>
      <w:proofErr w:type="spellEnd"/>
      <w:proofErr w:type="gramEnd"/>
      <w:r w:rsidRPr="007227A2">
        <w:rPr>
          <w:szCs w:val="24"/>
          <w:lang w:val="en-US"/>
        </w:rPr>
        <w:t>, http://lammps.sandia.gov/, accessed in December 2010.</w:t>
      </w:r>
    </w:p>
    <w:p w:rsidR="00EA1B83" w:rsidRPr="007227A2" w:rsidRDefault="00EA1B83" w:rsidP="000B3AA0">
      <w:pPr>
        <w:ind w:left="709" w:hanging="709"/>
        <w:rPr>
          <w:szCs w:val="24"/>
          <w:lang w:val="de-AT"/>
        </w:rPr>
      </w:pPr>
      <w:r w:rsidRPr="007227A2">
        <w:rPr>
          <w:szCs w:val="24"/>
          <w:lang w:val="de-AT"/>
        </w:rPr>
        <w:t xml:space="preserve">PÖSCHEL, T., SCHWAGER, T. (2005): </w:t>
      </w:r>
      <w:proofErr w:type="spellStart"/>
      <w:r w:rsidRPr="007227A2">
        <w:rPr>
          <w:szCs w:val="24"/>
          <w:lang w:val="de-AT"/>
        </w:rPr>
        <w:t>Computational</w:t>
      </w:r>
      <w:proofErr w:type="spellEnd"/>
      <w:r w:rsidRPr="007227A2">
        <w:rPr>
          <w:szCs w:val="24"/>
          <w:lang w:val="de-AT"/>
        </w:rPr>
        <w:t xml:space="preserve"> Granular Dynamics, Springer.</w:t>
      </w:r>
    </w:p>
    <w:p w:rsidR="00EA1B83" w:rsidRPr="000B3AA0" w:rsidRDefault="00EA1B83" w:rsidP="000B3AA0">
      <w:pPr>
        <w:ind w:left="709" w:hanging="709"/>
        <w:rPr>
          <w:szCs w:val="24"/>
          <w:lang w:val="en-US"/>
        </w:rPr>
      </w:pPr>
      <w:r w:rsidRPr="000B3AA0">
        <w:rPr>
          <w:szCs w:val="24"/>
          <w:lang w:val="en-US"/>
        </w:rPr>
        <w:t xml:space="preserve">RAO, K., NOTT, P. (2008): </w:t>
      </w:r>
      <w:r w:rsidRPr="000B3AA0">
        <w:rPr>
          <w:i/>
          <w:szCs w:val="24"/>
          <w:lang w:val="en-US"/>
        </w:rPr>
        <w:t>An introduction to Granular Flow</w:t>
      </w:r>
      <w:r w:rsidRPr="000B3AA0">
        <w:rPr>
          <w:szCs w:val="24"/>
          <w:lang w:val="en-US"/>
        </w:rPr>
        <w:t>, Cambridge Series in Chemical Engineering, Cambridge.</w:t>
      </w:r>
    </w:p>
    <w:p w:rsidR="00EA1B83" w:rsidRDefault="00EA1B83" w:rsidP="000B3AA0">
      <w:pPr>
        <w:ind w:left="709" w:hanging="709"/>
        <w:rPr>
          <w:szCs w:val="24"/>
          <w:lang w:val="en-US"/>
        </w:rPr>
      </w:pPr>
      <w:proofErr w:type="spellStart"/>
      <w:proofErr w:type="gramStart"/>
      <w:r w:rsidRPr="000B3AA0">
        <w:rPr>
          <w:szCs w:val="24"/>
          <w:lang w:val="en-US"/>
        </w:rPr>
        <w:t>di</w:t>
      </w:r>
      <w:proofErr w:type="spellEnd"/>
      <w:proofErr w:type="gramEnd"/>
      <w:r w:rsidRPr="000B3AA0">
        <w:rPr>
          <w:szCs w:val="24"/>
          <w:lang w:val="en-US"/>
        </w:rPr>
        <w:t xml:space="preserve"> RENZO, A., </w:t>
      </w:r>
      <w:proofErr w:type="spellStart"/>
      <w:r w:rsidRPr="000B3AA0">
        <w:rPr>
          <w:szCs w:val="24"/>
          <w:lang w:val="en-US"/>
        </w:rPr>
        <w:t>di</w:t>
      </w:r>
      <w:proofErr w:type="spellEnd"/>
      <w:r w:rsidRPr="000B3AA0">
        <w:rPr>
          <w:szCs w:val="24"/>
          <w:lang w:val="en-US"/>
        </w:rPr>
        <w:t xml:space="preserve"> MAIO, F. P. (2004): “Comparison of contact-force models for the simulation of collisions in DEM-based granular flow codes", </w:t>
      </w:r>
      <w:r w:rsidRPr="000B3AA0">
        <w:rPr>
          <w:i/>
          <w:szCs w:val="24"/>
          <w:lang w:val="en-US"/>
        </w:rPr>
        <w:t>Chemical Engineering Science</w:t>
      </w:r>
      <w:r w:rsidRPr="000B3AA0">
        <w:rPr>
          <w:szCs w:val="24"/>
          <w:lang w:val="en-US"/>
        </w:rPr>
        <w:t>, 59, 525 - 541.</w:t>
      </w:r>
    </w:p>
    <w:p w:rsidR="008F67D8" w:rsidRDefault="008F67D8" w:rsidP="000B3AA0">
      <w:pPr>
        <w:ind w:left="709" w:hanging="709"/>
        <w:rPr>
          <w:szCs w:val="24"/>
          <w:lang w:val="en-US"/>
        </w:rPr>
      </w:pPr>
      <w:r>
        <w:rPr>
          <w:szCs w:val="24"/>
          <w:lang w:val="en-US"/>
        </w:rPr>
        <w:t xml:space="preserve">Sandia, 2011, LAMMPS user manual, </w:t>
      </w:r>
      <w:hyperlink r:id="rId12" w:history="1">
        <w:r w:rsidRPr="008F67D8">
          <w:rPr>
            <w:rStyle w:val="Hyperlink"/>
            <w:lang w:val="en-US"/>
          </w:rPr>
          <w:t>http://lammps.sandia.gov/doc/Manual.html</w:t>
        </w:r>
      </w:hyperlink>
    </w:p>
    <w:p w:rsidR="000872AC" w:rsidRDefault="000872AC" w:rsidP="000B3AA0">
      <w:pPr>
        <w:ind w:left="709" w:hanging="709"/>
        <w:rPr>
          <w:lang w:val="en-US"/>
        </w:rPr>
      </w:pPr>
      <w:proofErr w:type="spellStart"/>
      <w:r w:rsidRPr="000872AC">
        <w:rPr>
          <w:lang w:val="en-US"/>
        </w:rPr>
        <w:t>Schwager</w:t>
      </w:r>
      <w:proofErr w:type="spellEnd"/>
      <w:r w:rsidRPr="000872AC">
        <w:rPr>
          <w:lang w:val="en-US"/>
        </w:rPr>
        <w:t xml:space="preserve"> and </w:t>
      </w:r>
      <w:proofErr w:type="spellStart"/>
      <w:r w:rsidRPr="000872AC">
        <w:rPr>
          <w:lang w:val="en-US"/>
        </w:rPr>
        <w:t>Poeschel</w:t>
      </w:r>
      <w:proofErr w:type="spellEnd"/>
      <w:r>
        <w:rPr>
          <w:lang w:val="en-US"/>
        </w:rPr>
        <w:t xml:space="preserve"> (</w:t>
      </w:r>
      <w:r w:rsidRPr="000872AC">
        <w:rPr>
          <w:lang w:val="en-US"/>
        </w:rPr>
        <w:t>2007</w:t>
      </w:r>
      <w:r>
        <w:rPr>
          <w:lang w:val="en-US"/>
        </w:rPr>
        <w:t>)</w:t>
      </w:r>
      <w:r w:rsidRPr="000872AC">
        <w:rPr>
          <w:lang w:val="en-US"/>
        </w:rPr>
        <w:t>, "Coefficient of restitution and linear dashpot model revisited" Granular Matter, 9, 465-469</w:t>
      </w:r>
    </w:p>
    <w:p w:rsidR="00CC5184" w:rsidRDefault="00CC5184" w:rsidP="000B3AA0">
      <w:pPr>
        <w:ind w:left="709" w:hanging="709"/>
        <w:rPr>
          <w:lang w:val="en-GB"/>
        </w:rPr>
      </w:pPr>
      <w:proofErr w:type="spellStart"/>
      <w:r w:rsidRPr="00CC5184">
        <w:rPr>
          <w:lang w:val="en-US"/>
        </w:rPr>
        <w:t>Schwager</w:t>
      </w:r>
      <w:proofErr w:type="spellEnd"/>
      <w:r w:rsidRPr="00CC5184">
        <w:rPr>
          <w:lang w:val="en-US"/>
        </w:rPr>
        <w:t xml:space="preserve"> </w:t>
      </w:r>
      <w:r>
        <w:rPr>
          <w:lang w:val="en-US"/>
        </w:rPr>
        <w:t xml:space="preserve">and </w:t>
      </w:r>
      <w:proofErr w:type="spellStart"/>
      <w:r w:rsidRPr="00CC5184">
        <w:rPr>
          <w:lang w:val="en-US"/>
        </w:rPr>
        <w:t>Poeschel</w:t>
      </w:r>
      <w:proofErr w:type="spellEnd"/>
      <w:r>
        <w:rPr>
          <w:lang w:val="en-US"/>
        </w:rPr>
        <w:t xml:space="preserve"> (</w:t>
      </w:r>
      <w:r w:rsidRPr="000872AC">
        <w:rPr>
          <w:lang w:val="en-GB"/>
        </w:rPr>
        <w:t>2008</w:t>
      </w:r>
      <w:r>
        <w:rPr>
          <w:lang w:val="en-GB"/>
        </w:rPr>
        <w:t>)</w:t>
      </w:r>
      <w:r w:rsidRPr="00CC5184">
        <w:rPr>
          <w:lang w:val="en-US"/>
        </w:rPr>
        <w:t xml:space="preserve">, "Coefficient of Restitution for Viscoelastic Spheres: The Effect of Delayed Recovery", Phys. </w:t>
      </w:r>
      <w:r w:rsidRPr="000872AC">
        <w:rPr>
          <w:lang w:val="en-GB"/>
        </w:rPr>
        <w:t>Rev. E, 78, 051304</w:t>
      </w:r>
    </w:p>
    <w:p w:rsidR="009249BC" w:rsidRDefault="009249BC" w:rsidP="000B3AA0">
      <w:pPr>
        <w:ind w:left="709" w:hanging="709"/>
        <w:rPr>
          <w:szCs w:val="24"/>
          <w:lang w:val="en-US"/>
        </w:rPr>
      </w:pPr>
      <w:r w:rsidRPr="009249BC">
        <w:rPr>
          <w:szCs w:val="24"/>
          <w:lang w:val="en-US"/>
        </w:rPr>
        <w:t>Silbert</w:t>
      </w:r>
      <w:r>
        <w:rPr>
          <w:szCs w:val="24"/>
          <w:lang w:val="en-US"/>
        </w:rPr>
        <w:t xml:space="preserve"> </w:t>
      </w:r>
      <w:r w:rsidRPr="009249BC">
        <w:rPr>
          <w:szCs w:val="24"/>
          <w:lang w:val="en-US"/>
        </w:rPr>
        <w:t xml:space="preserve">L. E., </w:t>
      </w:r>
      <w:proofErr w:type="spellStart"/>
      <w:r w:rsidRPr="009249BC">
        <w:rPr>
          <w:szCs w:val="24"/>
          <w:lang w:val="en-US"/>
        </w:rPr>
        <w:t>Ertas</w:t>
      </w:r>
      <w:proofErr w:type="spellEnd"/>
      <w:r>
        <w:rPr>
          <w:szCs w:val="24"/>
          <w:lang w:val="en-US"/>
        </w:rPr>
        <w:t xml:space="preserve"> </w:t>
      </w:r>
      <w:r w:rsidRPr="009249BC">
        <w:rPr>
          <w:szCs w:val="24"/>
          <w:lang w:val="en-US"/>
        </w:rPr>
        <w:t>D., Grest</w:t>
      </w:r>
      <w:r>
        <w:rPr>
          <w:szCs w:val="24"/>
          <w:lang w:val="en-US"/>
        </w:rPr>
        <w:t xml:space="preserve"> </w:t>
      </w:r>
      <w:r w:rsidRPr="009249BC">
        <w:rPr>
          <w:szCs w:val="24"/>
          <w:lang w:val="en-US"/>
        </w:rPr>
        <w:t>G. S., Halsey</w:t>
      </w:r>
      <w:r>
        <w:rPr>
          <w:szCs w:val="24"/>
          <w:lang w:val="en-US"/>
        </w:rPr>
        <w:t xml:space="preserve"> </w:t>
      </w:r>
      <w:r w:rsidRPr="009249BC">
        <w:rPr>
          <w:szCs w:val="24"/>
          <w:lang w:val="en-US"/>
        </w:rPr>
        <w:t>T. C., and Levine</w:t>
      </w:r>
      <w:r>
        <w:rPr>
          <w:szCs w:val="24"/>
          <w:lang w:val="en-US"/>
        </w:rPr>
        <w:t xml:space="preserve"> </w:t>
      </w:r>
      <w:r w:rsidRPr="009249BC">
        <w:rPr>
          <w:szCs w:val="24"/>
          <w:lang w:val="en-US"/>
        </w:rPr>
        <w:t>D.</w:t>
      </w:r>
      <w:r>
        <w:rPr>
          <w:szCs w:val="24"/>
          <w:lang w:val="en-US"/>
        </w:rPr>
        <w:t xml:space="preserve"> (</w:t>
      </w:r>
      <w:r w:rsidRPr="009249BC">
        <w:rPr>
          <w:szCs w:val="24"/>
          <w:lang w:val="en-US"/>
        </w:rPr>
        <w:t>2002a</w:t>
      </w:r>
      <w:r>
        <w:rPr>
          <w:szCs w:val="24"/>
          <w:lang w:val="en-US"/>
        </w:rPr>
        <w:t>)</w:t>
      </w:r>
      <w:r w:rsidRPr="009249BC">
        <w:rPr>
          <w:szCs w:val="24"/>
          <w:lang w:val="en-US"/>
        </w:rPr>
        <w:t xml:space="preserve">, ‘Geometry of frictionless and frictional sphere </w:t>
      </w:r>
      <w:proofErr w:type="spellStart"/>
      <w:r w:rsidRPr="009249BC">
        <w:rPr>
          <w:szCs w:val="24"/>
          <w:lang w:val="en-US"/>
        </w:rPr>
        <w:t>packings</w:t>
      </w:r>
      <w:proofErr w:type="spellEnd"/>
      <w:r w:rsidRPr="009249BC">
        <w:rPr>
          <w:szCs w:val="24"/>
          <w:lang w:val="en-US"/>
        </w:rPr>
        <w:t xml:space="preserve">’, Phys. Rev. E, 65, 031304, </w:t>
      </w:r>
    </w:p>
    <w:p w:rsidR="00030231" w:rsidRPr="000872AC" w:rsidRDefault="00030231" w:rsidP="000B3AA0">
      <w:pPr>
        <w:ind w:left="709" w:hanging="709"/>
        <w:rPr>
          <w:szCs w:val="24"/>
          <w:lang w:val="en-US"/>
        </w:rPr>
      </w:pPr>
      <w:r>
        <w:rPr>
          <w:szCs w:val="24"/>
          <w:lang w:val="en-US"/>
        </w:rPr>
        <w:t>John E. Stone, David J. Hardy</w:t>
      </w:r>
      <w:r w:rsidRPr="00030231">
        <w:rPr>
          <w:szCs w:val="24"/>
          <w:lang w:val="en-US"/>
        </w:rPr>
        <w:t xml:space="preserve">, Ivan S. </w:t>
      </w:r>
      <w:proofErr w:type="spellStart"/>
      <w:r w:rsidRPr="00030231">
        <w:rPr>
          <w:szCs w:val="24"/>
          <w:lang w:val="en-US"/>
        </w:rPr>
        <w:t>Ufimtsev</w:t>
      </w:r>
      <w:proofErr w:type="spellEnd"/>
      <w:r w:rsidRPr="00030231">
        <w:rPr>
          <w:szCs w:val="24"/>
          <w:lang w:val="en-US"/>
        </w:rPr>
        <w:t xml:space="preserve">, Klaus </w:t>
      </w:r>
      <w:proofErr w:type="spellStart"/>
      <w:r w:rsidRPr="00030231">
        <w:rPr>
          <w:szCs w:val="24"/>
          <w:lang w:val="en-US"/>
        </w:rPr>
        <w:t>Schulten</w:t>
      </w:r>
      <w:proofErr w:type="spellEnd"/>
      <w:r>
        <w:rPr>
          <w:szCs w:val="24"/>
          <w:lang w:val="en-US"/>
        </w:rPr>
        <w:t xml:space="preserve"> (2010), “</w:t>
      </w:r>
      <w:r w:rsidRPr="00030231">
        <w:rPr>
          <w:szCs w:val="24"/>
          <w:lang w:val="en-US"/>
        </w:rPr>
        <w:t>GPU-accelerated molecular modeling coming of age</w:t>
      </w:r>
      <w:r>
        <w:rPr>
          <w:szCs w:val="24"/>
          <w:lang w:val="en-US"/>
        </w:rPr>
        <w:t xml:space="preserve">”, </w:t>
      </w:r>
      <w:r w:rsidRPr="00030231">
        <w:rPr>
          <w:szCs w:val="24"/>
          <w:lang w:val="en-US"/>
        </w:rPr>
        <w:t xml:space="preserve">Journal of Molecular Graphics and </w:t>
      </w:r>
      <w:proofErr w:type="spellStart"/>
      <w:r w:rsidRPr="00030231">
        <w:rPr>
          <w:szCs w:val="24"/>
          <w:lang w:val="en-US"/>
        </w:rPr>
        <w:t>Modelling</w:t>
      </w:r>
      <w:proofErr w:type="spellEnd"/>
      <w:r>
        <w:rPr>
          <w:szCs w:val="24"/>
          <w:lang w:val="en-US"/>
        </w:rPr>
        <w:t>,</w:t>
      </w:r>
      <w:r w:rsidRPr="00030231">
        <w:rPr>
          <w:szCs w:val="24"/>
          <w:lang w:val="en-US"/>
        </w:rPr>
        <w:t xml:space="preserve"> 29 116–125</w:t>
      </w:r>
    </w:p>
    <w:p w:rsidR="00937A41" w:rsidRDefault="00DC2061" w:rsidP="000B3AA0">
      <w:pPr>
        <w:ind w:left="709" w:hanging="709"/>
        <w:rPr>
          <w:szCs w:val="24"/>
          <w:lang w:val="en-US"/>
        </w:rPr>
      </w:pPr>
      <w:r w:rsidRPr="000B3AA0">
        <w:rPr>
          <w:szCs w:val="24"/>
          <w:lang w:val="en-US"/>
        </w:rPr>
        <w:t xml:space="preserve">Thornton </w:t>
      </w:r>
      <w:r w:rsidR="00DA7883">
        <w:rPr>
          <w:szCs w:val="24"/>
          <w:lang w:val="en-US"/>
        </w:rPr>
        <w:t>C</w:t>
      </w:r>
      <w:r w:rsidRPr="000B3AA0">
        <w:rPr>
          <w:szCs w:val="24"/>
          <w:lang w:val="en-US"/>
        </w:rPr>
        <w:t xml:space="preserve">, </w:t>
      </w:r>
      <w:r w:rsidR="00DA7883">
        <w:rPr>
          <w:szCs w:val="24"/>
          <w:lang w:val="en-US"/>
        </w:rPr>
        <w:t xml:space="preserve"> </w:t>
      </w:r>
      <w:r w:rsidRPr="000B3AA0">
        <w:rPr>
          <w:szCs w:val="24"/>
          <w:lang w:val="en-US"/>
        </w:rPr>
        <w:t xml:space="preserve"> Cummins</w:t>
      </w:r>
      <w:r w:rsidR="00DA7883">
        <w:rPr>
          <w:szCs w:val="24"/>
          <w:lang w:val="en-US"/>
        </w:rPr>
        <w:t xml:space="preserve"> S </w:t>
      </w:r>
      <w:r w:rsidR="00DA7883" w:rsidRPr="000B3AA0">
        <w:rPr>
          <w:szCs w:val="24"/>
          <w:lang w:val="en-US"/>
        </w:rPr>
        <w:t>J</w:t>
      </w:r>
      <w:r w:rsidRPr="000B3AA0">
        <w:rPr>
          <w:szCs w:val="24"/>
          <w:lang w:val="en-US"/>
        </w:rPr>
        <w:t>, Cleary</w:t>
      </w:r>
      <w:r w:rsidR="00DA7883">
        <w:rPr>
          <w:szCs w:val="24"/>
          <w:lang w:val="en-US"/>
        </w:rPr>
        <w:t xml:space="preserve"> P W</w:t>
      </w:r>
      <w:r w:rsidR="000B3AA0" w:rsidRPr="000B3AA0">
        <w:rPr>
          <w:szCs w:val="24"/>
          <w:lang w:val="en-US"/>
        </w:rPr>
        <w:t xml:space="preserve">: An investigation of the comparative </w:t>
      </w:r>
      <w:proofErr w:type="spellStart"/>
      <w:r w:rsidR="000B3AA0" w:rsidRPr="000B3AA0">
        <w:rPr>
          <w:szCs w:val="24"/>
          <w:lang w:val="en-US"/>
        </w:rPr>
        <w:t>behaviour</w:t>
      </w:r>
      <w:proofErr w:type="spellEnd"/>
      <w:r w:rsidR="000B3AA0" w:rsidRPr="000B3AA0">
        <w:rPr>
          <w:szCs w:val="24"/>
          <w:lang w:val="en-US"/>
        </w:rPr>
        <w:t xml:space="preserve"> of alternative contact force models during elastic collisions, Powder Technology 210 (2011) 189–197</w:t>
      </w:r>
    </w:p>
    <w:p w:rsidR="007227A2" w:rsidRDefault="007227A2" w:rsidP="007227A2">
      <w:pPr>
        <w:ind w:left="709" w:hanging="709"/>
        <w:rPr>
          <w:szCs w:val="24"/>
          <w:lang w:val="en-US"/>
        </w:rPr>
      </w:pPr>
      <w:r w:rsidRPr="007227A2">
        <w:rPr>
          <w:szCs w:val="24"/>
          <w:lang w:val="en-US"/>
        </w:rPr>
        <w:t xml:space="preserve">Walther, J., </w:t>
      </w:r>
      <w:proofErr w:type="spellStart"/>
      <w:r w:rsidRPr="007227A2">
        <w:rPr>
          <w:szCs w:val="24"/>
          <w:lang w:val="en-US"/>
        </w:rPr>
        <w:t>Sbalzarini</w:t>
      </w:r>
      <w:proofErr w:type="spellEnd"/>
      <w:r w:rsidRPr="007227A2">
        <w:rPr>
          <w:szCs w:val="24"/>
          <w:lang w:val="en-US"/>
        </w:rPr>
        <w:t xml:space="preserve">, I. (2009): </w:t>
      </w:r>
      <w:r>
        <w:rPr>
          <w:szCs w:val="24"/>
          <w:lang w:val="en-US"/>
        </w:rPr>
        <w:t>“</w:t>
      </w:r>
      <w:r w:rsidRPr="007227A2">
        <w:rPr>
          <w:szCs w:val="24"/>
          <w:lang w:val="en-US"/>
        </w:rPr>
        <w:t xml:space="preserve">Large-scale parallel discrete element </w:t>
      </w:r>
      <w:proofErr w:type="spellStart"/>
      <w:r w:rsidRPr="007227A2">
        <w:rPr>
          <w:szCs w:val="24"/>
          <w:lang w:val="en-US"/>
        </w:rPr>
        <w:t>simulations</w:t>
      </w:r>
      <w:r>
        <w:rPr>
          <w:szCs w:val="24"/>
          <w:lang w:val="en-US"/>
        </w:rPr>
        <w:t>of</w:t>
      </w:r>
      <w:proofErr w:type="spellEnd"/>
      <w:r>
        <w:rPr>
          <w:szCs w:val="24"/>
          <w:lang w:val="en-US"/>
        </w:rPr>
        <w:t xml:space="preserve"> granular fl</w:t>
      </w:r>
      <w:r w:rsidRPr="007227A2">
        <w:rPr>
          <w:szCs w:val="24"/>
          <w:lang w:val="en-US"/>
        </w:rPr>
        <w:t>ow", Int. J. Computer</w:t>
      </w:r>
      <w:r>
        <w:rPr>
          <w:szCs w:val="24"/>
          <w:lang w:val="en-US"/>
        </w:rPr>
        <w:t xml:space="preserve"> </w:t>
      </w:r>
      <w:r w:rsidRPr="007227A2">
        <w:rPr>
          <w:szCs w:val="24"/>
          <w:lang w:val="en-US"/>
        </w:rPr>
        <w:t>aided Engineering and Science, 26 (6).</w:t>
      </w:r>
    </w:p>
    <w:p w:rsidR="00030231" w:rsidRPr="0055170D" w:rsidRDefault="0055170D" w:rsidP="007227A2">
      <w:pPr>
        <w:ind w:left="709" w:hanging="709"/>
        <w:rPr>
          <w:szCs w:val="24"/>
          <w:lang w:val="en-US"/>
        </w:rPr>
      </w:pPr>
      <w:proofErr w:type="spellStart"/>
      <w:r w:rsidRPr="0055170D">
        <w:rPr>
          <w:szCs w:val="24"/>
          <w:lang w:val="en-US"/>
        </w:rPr>
        <w:t>Ji</w:t>
      </w:r>
      <w:proofErr w:type="spellEnd"/>
      <w:r w:rsidRPr="0055170D">
        <w:rPr>
          <w:szCs w:val="24"/>
          <w:lang w:val="en-US"/>
        </w:rPr>
        <w:t xml:space="preserve"> </w:t>
      </w:r>
      <w:proofErr w:type="spellStart"/>
      <w:r w:rsidRPr="0055170D">
        <w:rPr>
          <w:szCs w:val="24"/>
          <w:lang w:val="en-US"/>
        </w:rPr>
        <w:t>Xu</w:t>
      </w:r>
      <w:proofErr w:type="spellEnd"/>
      <w:r w:rsidRPr="0055170D">
        <w:rPr>
          <w:szCs w:val="24"/>
          <w:lang w:val="en-US"/>
        </w:rPr>
        <w:t xml:space="preserve">, </w:t>
      </w:r>
      <w:proofErr w:type="spellStart"/>
      <w:r w:rsidRPr="0055170D">
        <w:rPr>
          <w:szCs w:val="24"/>
          <w:lang w:val="en-US"/>
        </w:rPr>
        <w:t>Huabiao</w:t>
      </w:r>
      <w:proofErr w:type="spellEnd"/>
      <w:r w:rsidRPr="0055170D">
        <w:rPr>
          <w:szCs w:val="24"/>
          <w:lang w:val="en-US"/>
        </w:rPr>
        <w:t xml:space="preserve"> </w:t>
      </w:r>
      <w:proofErr w:type="spellStart"/>
      <w:r w:rsidRPr="0055170D">
        <w:rPr>
          <w:szCs w:val="24"/>
          <w:lang w:val="en-US"/>
        </w:rPr>
        <w:t>Qi</w:t>
      </w:r>
      <w:proofErr w:type="spellEnd"/>
      <w:r w:rsidRPr="0055170D">
        <w:rPr>
          <w:szCs w:val="24"/>
          <w:lang w:val="en-US"/>
        </w:rPr>
        <w:t xml:space="preserve">, </w:t>
      </w:r>
      <w:proofErr w:type="spellStart"/>
      <w:r w:rsidRPr="0055170D">
        <w:rPr>
          <w:szCs w:val="24"/>
          <w:lang w:val="en-US"/>
        </w:rPr>
        <w:t>Xiaojian</w:t>
      </w:r>
      <w:proofErr w:type="spellEnd"/>
      <w:r w:rsidRPr="0055170D">
        <w:rPr>
          <w:szCs w:val="24"/>
          <w:lang w:val="en-US"/>
        </w:rPr>
        <w:t xml:space="preserve"> Fang, </w:t>
      </w:r>
      <w:proofErr w:type="spellStart"/>
      <w:r w:rsidRPr="0055170D">
        <w:rPr>
          <w:szCs w:val="24"/>
          <w:lang w:val="en-US"/>
        </w:rPr>
        <w:t>Liqiang</w:t>
      </w:r>
      <w:proofErr w:type="spellEnd"/>
      <w:r w:rsidRPr="0055170D">
        <w:rPr>
          <w:szCs w:val="24"/>
          <w:lang w:val="en-US"/>
        </w:rPr>
        <w:t xml:space="preserve"> Lu, Wei </w:t>
      </w:r>
      <w:proofErr w:type="spellStart"/>
      <w:r w:rsidRPr="0055170D">
        <w:rPr>
          <w:szCs w:val="24"/>
          <w:lang w:val="en-US"/>
        </w:rPr>
        <w:t>Ge</w:t>
      </w:r>
      <w:proofErr w:type="spellEnd"/>
      <w:r w:rsidRPr="0055170D">
        <w:rPr>
          <w:szCs w:val="24"/>
          <w:lang w:val="en-US"/>
        </w:rPr>
        <w:t xml:space="preserve">, </w:t>
      </w:r>
      <w:proofErr w:type="spellStart"/>
      <w:r w:rsidRPr="0055170D">
        <w:rPr>
          <w:szCs w:val="24"/>
          <w:lang w:val="en-US"/>
        </w:rPr>
        <w:t>Xiaowei</w:t>
      </w:r>
      <w:proofErr w:type="spellEnd"/>
      <w:r w:rsidRPr="0055170D">
        <w:rPr>
          <w:szCs w:val="24"/>
          <w:lang w:val="en-US"/>
        </w:rPr>
        <w:t xml:space="preserve"> Wang, Ming </w:t>
      </w:r>
      <w:proofErr w:type="spellStart"/>
      <w:r w:rsidRPr="0055170D">
        <w:rPr>
          <w:szCs w:val="24"/>
          <w:lang w:val="en-US"/>
        </w:rPr>
        <w:t>Xu</w:t>
      </w:r>
      <w:proofErr w:type="spellEnd"/>
      <w:r w:rsidRPr="0055170D">
        <w:rPr>
          <w:szCs w:val="24"/>
          <w:lang w:val="en-US"/>
        </w:rPr>
        <w:t xml:space="preserve">, </w:t>
      </w:r>
      <w:proofErr w:type="spellStart"/>
      <w:r w:rsidRPr="0055170D">
        <w:rPr>
          <w:szCs w:val="24"/>
          <w:lang w:val="en-US"/>
        </w:rPr>
        <w:t>Feiguo</w:t>
      </w:r>
      <w:proofErr w:type="spellEnd"/>
      <w:r w:rsidRPr="0055170D">
        <w:rPr>
          <w:szCs w:val="24"/>
          <w:lang w:val="en-US"/>
        </w:rPr>
        <w:t xml:space="preserve"> Chen, </w:t>
      </w:r>
      <w:proofErr w:type="spellStart"/>
      <w:r w:rsidRPr="0055170D">
        <w:rPr>
          <w:szCs w:val="24"/>
          <w:lang w:val="en-US"/>
        </w:rPr>
        <w:t>Xianfeng</w:t>
      </w:r>
      <w:proofErr w:type="spellEnd"/>
      <w:r w:rsidRPr="0055170D">
        <w:rPr>
          <w:szCs w:val="24"/>
          <w:lang w:val="en-US"/>
        </w:rPr>
        <w:t xml:space="preserve"> He, </w:t>
      </w:r>
      <w:proofErr w:type="spellStart"/>
      <w:r w:rsidRPr="0055170D">
        <w:rPr>
          <w:szCs w:val="24"/>
          <w:lang w:val="en-US"/>
        </w:rPr>
        <w:t>Jinghai</w:t>
      </w:r>
      <w:proofErr w:type="spellEnd"/>
      <w:r w:rsidRPr="0055170D">
        <w:rPr>
          <w:szCs w:val="24"/>
          <w:lang w:val="en-US"/>
        </w:rPr>
        <w:t xml:space="preserve"> Li</w:t>
      </w:r>
      <w:r>
        <w:rPr>
          <w:szCs w:val="24"/>
          <w:lang w:val="en-US"/>
        </w:rPr>
        <w:t>: “</w:t>
      </w:r>
      <w:r w:rsidR="00030231" w:rsidRPr="00030231">
        <w:rPr>
          <w:szCs w:val="24"/>
          <w:lang w:val="en-US"/>
        </w:rPr>
        <w:t>Quasi-real-time simulation of rotating drum using discrete element meth</w:t>
      </w:r>
      <w:r>
        <w:rPr>
          <w:szCs w:val="24"/>
          <w:lang w:val="en-US"/>
        </w:rPr>
        <w:t xml:space="preserve">od with parallel GPU computing”, </w:t>
      </w:r>
      <w:proofErr w:type="spellStart"/>
      <w:r w:rsidRPr="0055170D">
        <w:rPr>
          <w:szCs w:val="24"/>
          <w:lang w:val="en-US"/>
        </w:rPr>
        <w:t>Particuology</w:t>
      </w:r>
      <w:proofErr w:type="spellEnd"/>
      <w:r w:rsidRPr="0055170D">
        <w:rPr>
          <w:szCs w:val="24"/>
          <w:lang w:val="en-US"/>
        </w:rPr>
        <w:t>, In Press, Corrected Proof, Available online 1 June 2011</w:t>
      </w:r>
    </w:p>
    <w:p w:rsidR="00FD7753" w:rsidRPr="004007D8" w:rsidRDefault="00EA1B83" w:rsidP="004007D8">
      <w:pPr>
        <w:ind w:left="709" w:hanging="709"/>
        <w:rPr>
          <w:szCs w:val="24"/>
          <w:lang w:val="en-US"/>
        </w:rPr>
      </w:pPr>
      <w:r w:rsidRPr="000B3AA0">
        <w:rPr>
          <w:szCs w:val="24"/>
          <w:lang w:val="en-US"/>
        </w:rPr>
        <w:t xml:space="preserve">ZHU, H.P., ZHOU, Z.Y, YANG, R.Y., YU, A.B. (2007): “Discrete particle simulation of particulate systems: Theoretical Developments", </w:t>
      </w:r>
      <w:r w:rsidRPr="000B3AA0">
        <w:rPr>
          <w:i/>
          <w:szCs w:val="24"/>
          <w:lang w:val="en-US"/>
        </w:rPr>
        <w:t>Chemical Engineering Science</w:t>
      </w:r>
      <w:r w:rsidRPr="000B3AA0">
        <w:rPr>
          <w:szCs w:val="24"/>
          <w:lang w:val="en-US"/>
        </w:rPr>
        <w:t>, 62, 3378-3396</w:t>
      </w:r>
    </w:p>
    <w:p w:rsidR="007C5A23" w:rsidRPr="00F84D52" w:rsidRDefault="007C5A23" w:rsidP="007C5A23">
      <w:pPr>
        <w:pStyle w:val="Textkrper"/>
        <w:numPr>
          <w:ilvl w:val="0"/>
          <w:numId w:val="8"/>
        </w:numPr>
        <w:spacing w:before="76"/>
        <w:rPr>
          <w:sz w:val="16"/>
          <w:szCs w:val="16"/>
        </w:rPr>
      </w:pPr>
      <w:r w:rsidRPr="00F84D52">
        <w:rPr>
          <w:sz w:val="16"/>
          <w:szCs w:val="16"/>
        </w:rPr>
        <w:t xml:space="preserve">L. E. Silbert, D. </w:t>
      </w:r>
      <w:proofErr w:type="spellStart"/>
      <w:r w:rsidRPr="00F84D52">
        <w:rPr>
          <w:sz w:val="16"/>
          <w:szCs w:val="16"/>
        </w:rPr>
        <w:t>Ertas</w:t>
      </w:r>
      <w:proofErr w:type="spellEnd"/>
      <w:r w:rsidRPr="00F84D52">
        <w:rPr>
          <w:sz w:val="16"/>
          <w:szCs w:val="16"/>
        </w:rPr>
        <w:t xml:space="preserve">, G. S. Grest, T. C. Halsey, D. Levine, S. J. Plimpton, ‘Granular flow down an inclined plane: Bagnold scaling and </w:t>
      </w:r>
      <w:proofErr w:type="spellStart"/>
      <w:r w:rsidRPr="00F84D52">
        <w:rPr>
          <w:sz w:val="16"/>
          <w:szCs w:val="16"/>
        </w:rPr>
        <w:t>rheology</w:t>
      </w:r>
      <w:proofErr w:type="spellEnd"/>
      <w:r w:rsidRPr="00F84D52">
        <w:rPr>
          <w:sz w:val="16"/>
          <w:szCs w:val="16"/>
        </w:rPr>
        <w:t xml:space="preserve">’, </w:t>
      </w:r>
      <w:r w:rsidRPr="00F84D52">
        <w:rPr>
          <w:i/>
          <w:sz w:val="16"/>
          <w:szCs w:val="16"/>
        </w:rPr>
        <w:t>Phys Rev E</w:t>
      </w:r>
      <w:r w:rsidRPr="00F84D52">
        <w:rPr>
          <w:sz w:val="16"/>
          <w:szCs w:val="16"/>
        </w:rPr>
        <w:t xml:space="preserve">, </w:t>
      </w:r>
      <w:r w:rsidRPr="00F84D52">
        <w:rPr>
          <w:b/>
          <w:sz w:val="16"/>
          <w:szCs w:val="16"/>
        </w:rPr>
        <w:t>64</w:t>
      </w:r>
      <w:r w:rsidRPr="00F84D52">
        <w:rPr>
          <w:sz w:val="16"/>
          <w:szCs w:val="16"/>
        </w:rPr>
        <w:t>, 051302, 2001</w:t>
      </w:r>
    </w:p>
    <w:p w:rsidR="007C5A23" w:rsidRPr="00F84D52" w:rsidRDefault="007C5A23" w:rsidP="007C5A23">
      <w:pPr>
        <w:pStyle w:val="Textkrper"/>
        <w:numPr>
          <w:ilvl w:val="0"/>
          <w:numId w:val="8"/>
        </w:numPr>
        <w:spacing w:before="76"/>
        <w:rPr>
          <w:sz w:val="16"/>
          <w:szCs w:val="16"/>
        </w:rPr>
      </w:pPr>
      <w:r w:rsidRPr="00F84D52">
        <w:rPr>
          <w:sz w:val="16"/>
          <w:szCs w:val="16"/>
        </w:rPr>
        <w:t xml:space="preserve">L. E. Silbert, J. W. Landry, and G. S. Grest, ‘Granular flow down a rough inclined plane: Transition between thin and thick piles’, </w:t>
      </w:r>
      <w:r w:rsidRPr="00F84D52">
        <w:rPr>
          <w:i/>
          <w:sz w:val="16"/>
          <w:szCs w:val="16"/>
        </w:rPr>
        <w:t>Phys. Fluids</w:t>
      </w:r>
      <w:r w:rsidRPr="00F84D52">
        <w:rPr>
          <w:sz w:val="16"/>
          <w:szCs w:val="16"/>
        </w:rPr>
        <w:t xml:space="preserve">, </w:t>
      </w:r>
      <w:r w:rsidRPr="00F84D52">
        <w:rPr>
          <w:b/>
          <w:sz w:val="16"/>
          <w:szCs w:val="16"/>
        </w:rPr>
        <w:t>15</w:t>
      </w:r>
      <w:r w:rsidRPr="00F84D52">
        <w:rPr>
          <w:sz w:val="16"/>
          <w:szCs w:val="16"/>
        </w:rPr>
        <w:t xml:space="preserve">, 1, 2003 </w:t>
      </w:r>
    </w:p>
    <w:p w:rsidR="007C5A23" w:rsidRPr="00F84D52" w:rsidRDefault="007C5A23" w:rsidP="007C5A23">
      <w:pPr>
        <w:pStyle w:val="Textkrper"/>
        <w:numPr>
          <w:ilvl w:val="0"/>
          <w:numId w:val="8"/>
        </w:numPr>
        <w:spacing w:before="76"/>
        <w:rPr>
          <w:sz w:val="16"/>
          <w:szCs w:val="16"/>
        </w:rPr>
      </w:pPr>
      <w:r w:rsidRPr="00F84D52">
        <w:rPr>
          <w:sz w:val="16"/>
          <w:szCs w:val="16"/>
        </w:rPr>
        <w:t xml:space="preserve">R. Brewster, G. S. Grest, J. W. Landry, and A. J. Levine: ‘Plug flow and the breakdown of Bagnold scaling in cohesive granular flows’, </w:t>
      </w:r>
      <w:r w:rsidRPr="00F84D52">
        <w:rPr>
          <w:i/>
          <w:sz w:val="16"/>
          <w:szCs w:val="16"/>
        </w:rPr>
        <w:t>Phys. Rev. E</w:t>
      </w:r>
      <w:r w:rsidRPr="00F84D52">
        <w:rPr>
          <w:sz w:val="16"/>
          <w:szCs w:val="16"/>
        </w:rPr>
        <w:t xml:space="preserve">, </w:t>
      </w:r>
      <w:r w:rsidRPr="00F84D52">
        <w:rPr>
          <w:b/>
          <w:sz w:val="16"/>
          <w:szCs w:val="16"/>
        </w:rPr>
        <w:t>72</w:t>
      </w:r>
      <w:r w:rsidRPr="00F84D52">
        <w:rPr>
          <w:sz w:val="16"/>
          <w:szCs w:val="16"/>
        </w:rPr>
        <w:t xml:space="preserve">, 061301, 2005 </w:t>
      </w:r>
    </w:p>
    <w:p w:rsidR="007C5A23" w:rsidRPr="00F84D52" w:rsidRDefault="007C5A23" w:rsidP="007C5A23">
      <w:pPr>
        <w:pStyle w:val="Textkrper"/>
        <w:numPr>
          <w:ilvl w:val="0"/>
          <w:numId w:val="8"/>
        </w:numPr>
        <w:spacing w:before="76"/>
        <w:rPr>
          <w:sz w:val="16"/>
          <w:szCs w:val="16"/>
        </w:rPr>
      </w:pPr>
      <w:r w:rsidRPr="00F84D52">
        <w:rPr>
          <w:sz w:val="16"/>
          <w:szCs w:val="16"/>
        </w:rPr>
        <w:t xml:space="preserve">L. E. Silbert, D. </w:t>
      </w:r>
      <w:proofErr w:type="spellStart"/>
      <w:r w:rsidRPr="00F84D52">
        <w:rPr>
          <w:sz w:val="16"/>
          <w:szCs w:val="16"/>
        </w:rPr>
        <w:t>Ertas</w:t>
      </w:r>
      <w:proofErr w:type="spellEnd"/>
      <w:r w:rsidRPr="00F84D52">
        <w:rPr>
          <w:sz w:val="16"/>
          <w:szCs w:val="16"/>
        </w:rPr>
        <w:t xml:space="preserve">, G. S. Grest, T. C. Halsey, and D. Levine, ‘Geometry of frictionless and frictional sphere </w:t>
      </w:r>
      <w:proofErr w:type="spellStart"/>
      <w:r w:rsidRPr="00F84D52">
        <w:rPr>
          <w:sz w:val="16"/>
          <w:szCs w:val="16"/>
        </w:rPr>
        <w:t>packings</w:t>
      </w:r>
      <w:proofErr w:type="spellEnd"/>
      <w:r w:rsidRPr="00F84D52">
        <w:rPr>
          <w:sz w:val="16"/>
          <w:szCs w:val="16"/>
        </w:rPr>
        <w:t xml:space="preserve">’, </w:t>
      </w:r>
      <w:r w:rsidRPr="00F84D52">
        <w:rPr>
          <w:i/>
          <w:sz w:val="16"/>
          <w:szCs w:val="16"/>
        </w:rPr>
        <w:t>Phys. Rev. E</w:t>
      </w:r>
      <w:r w:rsidRPr="00F84D52">
        <w:rPr>
          <w:sz w:val="16"/>
          <w:szCs w:val="16"/>
        </w:rPr>
        <w:t xml:space="preserve">, </w:t>
      </w:r>
      <w:r w:rsidRPr="00F84D52">
        <w:rPr>
          <w:b/>
          <w:sz w:val="16"/>
          <w:szCs w:val="16"/>
        </w:rPr>
        <w:t>65</w:t>
      </w:r>
      <w:r w:rsidRPr="00F84D52">
        <w:rPr>
          <w:sz w:val="16"/>
          <w:szCs w:val="16"/>
        </w:rPr>
        <w:t>, 031304, 2002</w:t>
      </w:r>
      <w:r w:rsidR="00B86C6C">
        <w:rPr>
          <w:sz w:val="16"/>
          <w:szCs w:val="16"/>
        </w:rPr>
        <w:t>a</w:t>
      </w:r>
      <w:r w:rsidRPr="00F84D52">
        <w:rPr>
          <w:sz w:val="16"/>
          <w:szCs w:val="16"/>
        </w:rPr>
        <w:t xml:space="preserve"> </w:t>
      </w:r>
    </w:p>
    <w:p w:rsidR="007C5A23" w:rsidRPr="00F84D52" w:rsidRDefault="007C5A23" w:rsidP="007C5A23">
      <w:pPr>
        <w:pStyle w:val="Textkrper"/>
        <w:numPr>
          <w:ilvl w:val="0"/>
          <w:numId w:val="8"/>
        </w:numPr>
        <w:spacing w:before="76"/>
        <w:rPr>
          <w:sz w:val="16"/>
          <w:szCs w:val="16"/>
        </w:rPr>
      </w:pPr>
      <w:r w:rsidRPr="00F84D52">
        <w:rPr>
          <w:sz w:val="16"/>
          <w:szCs w:val="16"/>
        </w:rPr>
        <w:t xml:space="preserve">L. E. Silbert, G. S. Grest, and J. W. Landry, ‘Statistics of the contact network in frictional and frictionless granular </w:t>
      </w:r>
      <w:proofErr w:type="spellStart"/>
      <w:r w:rsidRPr="00F84D52">
        <w:rPr>
          <w:sz w:val="16"/>
          <w:szCs w:val="16"/>
        </w:rPr>
        <w:t>packings</w:t>
      </w:r>
      <w:proofErr w:type="spellEnd"/>
      <w:r w:rsidRPr="00F84D52">
        <w:rPr>
          <w:sz w:val="16"/>
          <w:szCs w:val="16"/>
        </w:rPr>
        <w:t xml:space="preserve">’, </w:t>
      </w:r>
      <w:r w:rsidRPr="00F84D52">
        <w:rPr>
          <w:i/>
          <w:sz w:val="16"/>
          <w:szCs w:val="16"/>
        </w:rPr>
        <w:t>Phys. Rev. E</w:t>
      </w:r>
      <w:r w:rsidRPr="00F84D52">
        <w:rPr>
          <w:sz w:val="16"/>
          <w:szCs w:val="16"/>
        </w:rPr>
        <w:t xml:space="preserve">, </w:t>
      </w:r>
      <w:r w:rsidRPr="00F84D52">
        <w:rPr>
          <w:b/>
          <w:sz w:val="16"/>
          <w:szCs w:val="16"/>
        </w:rPr>
        <w:t>66</w:t>
      </w:r>
      <w:r w:rsidRPr="00F84D52">
        <w:rPr>
          <w:sz w:val="16"/>
          <w:szCs w:val="16"/>
        </w:rPr>
        <w:t>, 061303, 2002</w:t>
      </w:r>
      <w:r w:rsidR="00B86C6C">
        <w:rPr>
          <w:sz w:val="16"/>
          <w:szCs w:val="16"/>
        </w:rPr>
        <w:t>b</w:t>
      </w:r>
      <w:r w:rsidRPr="00F84D52">
        <w:rPr>
          <w:sz w:val="16"/>
          <w:szCs w:val="16"/>
        </w:rPr>
        <w:t xml:space="preserve"> </w:t>
      </w:r>
    </w:p>
    <w:p w:rsidR="007C5A23" w:rsidRPr="00F84D52" w:rsidRDefault="007C5A23" w:rsidP="007C5A23">
      <w:pPr>
        <w:pStyle w:val="Textkrper"/>
        <w:numPr>
          <w:ilvl w:val="0"/>
          <w:numId w:val="8"/>
        </w:numPr>
        <w:spacing w:before="76"/>
        <w:rPr>
          <w:sz w:val="16"/>
          <w:szCs w:val="16"/>
        </w:rPr>
      </w:pPr>
      <w:r w:rsidRPr="00F84D52">
        <w:rPr>
          <w:sz w:val="16"/>
          <w:szCs w:val="16"/>
        </w:rPr>
        <w:t xml:space="preserve">J. W. Landry, G. S. Grest, L. E. Silbert, and S. J. Plimpton, ‘Confined granular </w:t>
      </w:r>
      <w:proofErr w:type="spellStart"/>
      <w:r w:rsidRPr="00F84D52">
        <w:rPr>
          <w:sz w:val="16"/>
          <w:szCs w:val="16"/>
        </w:rPr>
        <w:t>packings</w:t>
      </w:r>
      <w:proofErr w:type="spellEnd"/>
      <w:r w:rsidRPr="00F84D52">
        <w:rPr>
          <w:sz w:val="16"/>
          <w:szCs w:val="16"/>
        </w:rPr>
        <w:t xml:space="preserve">: Structure, stress, and forces’, </w:t>
      </w:r>
      <w:r w:rsidRPr="00F84D52">
        <w:rPr>
          <w:i/>
          <w:sz w:val="16"/>
          <w:szCs w:val="16"/>
        </w:rPr>
        <w:t>Phys. Rev. E</w:t>
      </w:r>
      <w:r w:rsidRPr="00F84D52">
        <w:rPr>
          <w:sz w:val="16"/>
          <w:szCs w:val="16"/>
        </w:rPr>
        <w:t xml:space="preserve">, </w:t>
      </w:r>
      <w:r w:rsidRPr="00F84D52">
        <w:rPr>
          <w:b/>
          <w:sz w:val="16"/>
          <w:szCs w:val="16"/>
        </w:rPr>
        <w:t>67</w:t>
      </w:r>
      <w:r w:rsidRPr="00F84D52">
        <w:rPr>
          <w:sz w:val="16"/>
          <w:szCs w:val="16"/>
        </w:rPr>
        <w:t xml:space="preserve">, 041303, 2003 </w:t>
      </w:r>
    </w:p>
    <w:p w:rsidR="007C5A23" w:rsidRPr="00F84D52" w:rsidRDefault="007C5A23" w:rsidP="007C5A23">
      <w:pPr>
        <w:pStyle w:val="Textkrper"/>
        <w:numPr>
          <w:ilvl w:val="0"/>
          <w:numId w:val="8"/>
        </w:numPr>
        <w:spacing w:before="76"/>
        <w:rPr>
          <w:sz w:val="16"/>
          <w:szCs w:val="16"/>
        </w:rPr>
      </w:pPr>
      <w:r w:rsidRPr="00F84D52">
        <w:rPr>
          <w:sz w:val="16"/>
          <w:szCs w:val="16"/>
        </w:rPr>
        <w:t xml:space="preserve">H. P. Zhu and A. B. Yu, ‘Steady-state granular flow in a three-dimensional cylindrical hopper with flat bottom: microscopic analysis’, </w:t>
      </w:r>
      <w:r w:rsidRPr="00F84D52">
        <w:rPr>
          <w:i/>
          <w:sz w:val="16"/>
          <w:szCs w:val="16"/>
        </w:rPr>
        <w:t>J. Phys. D</w:t>
      </w:r>
      <w:r w:rsidRPr="00F84D52">
        <w:rPr>
          <w:sz w:val="16"/>
          <w:szCs w:val="16"/>
        </w:rPr>
        <w:t xml:space="preserve">, </w:t>
      </w:r>
      <w:r w:rsidRPr="00F84D52">
        <w:rPr>
          <w:b/>
          <w:sz w:val="16"/>
          <w:szCs w:val="16"/>
        </w:rPr>
        <w:t>37</w:t>
      </w:r>
      <w:r w:rsidRPr="00F84D52">
        <w:rPr>
          <w:sz w:val="16"/>
          <w:szCs w:val="16"/>
        </w:rPr>
        <w:t xml:space="preserve">, 1497, 2004 </w:t>
      </w:r>
    </w:p>
    <w:p w:rsidR="007C5A23" w:rsidRPr="00F84D52" w:rsidRDefault="007C5A23" w:rsidP="007C5A23">
      <w:pPr>
        <w:pStyle w:val="Textkrper"/>
        <w:numPr>
          <w:ilvl w:val="0"/>
          <w:numId w:val="8"/>
        </w:numPr>
        <w:spacing w:before="76"/>
        <w:rPr>
          <w:sz w:val="16"/>
          <w:szCs w:val="16"/>
          <w:lang w:val="de-AT"/>
        </w:rPr>
      </w:pPr>
      <w:r w:rsidRPr="00F84D52">
        <w:rPr>
          <w:sz w:val="16"/>
          <w:szCs w:val="16"/>
        </w:rPr>
        <w:t xml:space="preserve">C. H. Rycroft, M. Z. </w:t>
      </w:r>
      <w:proofErr w:type="spellStart"/>
      <w:r w:rsidRPr="00F84D52">
        <w:rPr>
          <w:sz w:val="16"/>
          <w:szCs w:val="16"/>
        </w:rPr>
        <w:t>Bazant</w:t>
      </w:r>
      <w:proofErr w:type="spellEnd"/>
      <w:r w:rsidRPr="00F84D52">
        <w:rPr>
          <w:sz w:val="16"/>
          <w:szCs w:val="16"/>
        </w:rPr>
        <w:t xml:space="preserve">, G. S. Grest, and J. W. Landry, ‘Dynamics of random </w:t>
      </w:r>
      <w:proofErr w:type="spellStart"/>
      <w:r w:rsidRPr="00F84D52">
        <w:rPr>
          <w:sz w:val="16"/>
          <w:szCs w:val="16"/>
        </w:rPr>
        <w:t>packings</w:t>
      </w:r>
      <w:proofErr w:type="spellEnd"/>
      <w:r w:rsidRPr="00F84D52">
        <w:rPr>
          <w:sz w:val="16"/>
          <w:szCs w:val="16"/>
        </w:rPr>
        <w:t xml:space="preserve"> in granular flow’, </w:t>
      </w:r>
      <w:r w:rsidRPr="00F84D52">
        <w:rPr>
          <w:i/>
          <w:sz w:val="16"/>
          <w:szCs w:val="16"/>
        </w:rPr>
        <w:t>Phys. Rev. E</w:t>
      </w:r>
      <w:r w:rsidRPr="00F84D52">
        <w:rPr>
          <w:sz w:val="16"/>
          <w:szCs w:val="16"/>
        </w:rPr>
        <w:t xml:space="preserve">, </w:t>
      </w:r>
      <w:r w:rsidRPr="00F84D52">
        <w:rPr>
          <w:b/>
          <w:sz w:val="16"/>
          <w:szCs w:val="16"/>
        </w:rPr>
        <w:t>73</w:t>
      </w:r>
      <w:r w:rsidRPr="00F84D52">
        <w:rPr>
          <w:sz w:val="16"/>
          <w:szCs w:val="16"/>
        </w:rPr>
        <w:t xml:space="preserve">, 051306, 2006 </w:t>
      </w:r>
    </w:p>
    <w:p w:rsidR="007C5A23" w:rsidRPr="00F84D52" w:rsidRDefault="007C5A23" w:rsidP="007C5A23">
      <w:pPr>
        <w:pStyle w:val="Textkrper"/>
        <w:numPr>
          <w:ilvl w:val="0"/>
          <w:numId w:val="8"/>
        </w:numPr>
        <w:spacing w:before="76"/>
        <w:rPr>
          <w:sz w:val="16"/>
          <w:szCs w:val="16"/>
        </w:rPr>
      </w:pPr>
      <w:r w:rsidRPr="00F84D52">
        <w:rPr>
          <w:sz w:val="16"/>
          <w:szCs w:val="16"/>
        </w:rPr>
        <w:t xml:space="preserve">C. H. Rycroft, G. S. Grest, J. W. Landry, and M. Z. </w:t>
      </w:r>
      <w:proofErr w:type="spellStart"/>
      <w:r w:rsidRPr="00F84D52">
        <w:rPr>
          <w:sz w:val="16"/>
          <w:szCs w:val="16"/>
        </w:rPr>
        <w:t>Bazant</w:t>
      </w:r>
      <w:proofErr w:type="spellEnd"/>
      <w:r w:rsidRPr="00F84D52">
        <w:rPr>
          <w:sz w:val="16"/>
          <w:szCs w:val="16"/>
        </w:rPr>
        <w:t xml:space="preserve">, ‘Analysis of granular flow in a pebble-bed nuclear reactor’, </w:t>
      </w:r>
      <w:r w:rsidRPr="00F84D52">
        <w:rPr>
          <w:i/>
          <w:sz w:val="16"/>
          <w:szCs w:val="16"/>
        </w:rPr>
        <w:t>Phys. Rev. E</w:t>
      </w:r>
      <w:r w:rsidRPr="00F84D52">
        <w:rPr>
          <w:sz w:val="16"/>
          <w:szCs w:val="16"/>
        </w:rPr>
        <w:t xml:space="preserve">, </w:t>
      </w:r>
      <w:r w:rsidRPr="00F84D52">
        <w:rPr>
          <w:b/>
          <w:sz w:val="16"/>
          <w:szCs w:val="16"/>
        </w:rPr>
        <w:t>74</w:t>
      </w:r>
      <w:r w:rsidRPr="00F84D52">
        <w:rPr>
          <w:sz w:val="16"/>
          <w:szCs w:val="16"/>
        </w:rPr>
        <w:t xml:space="preserve">, 021306, 2006. </w:t>
      </w:r>
    </w:p>
    <w:p w:rsidR="007C5A23" w:rsidRPr="00F84D52" w:rsidRDefault="007C5A23" w:rsidP="007C5A23">
      <w:pPr>
        <w:pStyle w:val="Textkrper"/>
        <w:numPr>
          <w:ilvl w:val="0"/>
          <w:numId w:val="8"/>
        </w:numPr>
        <w:spacing w:before="76"/>
        <w:rPr>
          <w:sz w:val="16"/>
          <w:szCs w:val="16"/>
        </w:rPr>
      </w:pPr>
      <w:r w:rsidRPr="00F84D52">
        <w:rPr>
          <w:sz w:val="16"/>
          <w:szCs w:val="16"/>
        </w:rPr>
        <w:t xml:space="preserve">J. W. Landry, G. S. Grest, S. J. Plimpton, ‘Discrete element simulations of stress distributions in silos: Crossover from two to three dimensions’, </w:t>
      </w:r>
      <w:r w:rsidRPr="00F84D52">
        <w:rPr>
          <w:i/>
          <w:sz w:val="16"/>
          <w:szCs w:val="16"/>
        </w:rPr>
        <w:t>Powder Technology</w:t>
      </w:r>
      <w:r w:rsidRPr="00F84D52">
        <w:rPr>
          <w:sz w:val="16"/>
          <w:szCs w:val="16"/>
        </w:rPr>
        <w:t xml:space="preserve">, </w:t>
      </w:r>
      <w:r w:rsidRPr="00F84D52">
        <w:rPr>
          <w:b/>
          <w:sz w:val="16"/>
          <w:szCs w:val="16"/>
        </w:rPr>
        <w:t>139</w:t>
      </w:r>
      <w:r w:rsidRPr="00F84D52">
        <w:rPr>
          <w:sz w:val="16"/>
          <w:szCs w:val="16"/>
        </w:rPr>
        <w:t>, 233-239, 2004</w:t>
      </w:r>
    </w:p>
    <w:p w:rsidR="007C5A23" w:rsidRPr="00F84D52" w:rsidRDefault="007C5A23" w:rsidP="007C5A23">
      <w:pPr>
        <w:pStyle w:val="Textkrper"/>
        <w:numPr>
          <w:ilvl w:val="0"/>
          <w:numId w:val="8"/>
        </w:numPr>
        <w:spacing w:before="76"/>
        <w:rPr>
          <w:sz w:val="16"/>
          <w:szCs w:val="16"/>
        </w:rPr>
      </w:pPr>
      <w:r w:rsidRPr="00F84D52">
        <w:rPr>
          <w:sz w:val="16"/>
          <w:szCs w:val="16"/>
        </w:rPr>
        <w:t>X. Cheng, J. B. Lechman, A. Fernandez-</w:t>
      </w:r>
      <w:proofErr w:type="spellStart"/>
      <w:r w:rsidRPr="00F84D52">
        <w:rPr>
          <w:sz w:val="16"/>
          <w:szCs w:val="16"/>
        </w:rPr>
        <w:t>Barbero</w:t>
      </w:r>
      <w:proofErr w:type="spellEnd"/>
      <w:r w:rsidRPr="00F84D52">
        <w:rPr>
          <w:sz w:val="16"/>
          <w:szCs w:val="16"/>
        </w:rPr>
        <w:t xml:space="preserve">, G. S. Grest, H. M. Jaeger, G. S. </w:t>
      </w:r>
      <w:proofErr w:type="spellStart"/>
      <w:r w:rsidRPr="00F84D52">
        <w:rPr>
          <w:sz w:val="16"/>
          <w:szCs w:val="16"/>
        </w:rPr>
        <w:t>Karczmar</w:t>
      </w:r>
      <w:proofErr w:type="spellEnd"/>
      <w:r w:rsidRPr="00F84D52">
        <w:rPr>
          <w:sz w:val="16"/>
          <w:szCs w:val="16"/>
        </w:rPr>
        <w:t xml:space="preserve">, M. E. </w:t>
      </w:r>
      <w:proofErr w:type="spellStart"/>
      <w:r w:rsidRPr="00F84D52">
        <w:rPr>
          <w:sz w:val="16"/>
          <w:szCs w:val="16"/>
        </w:rPr>
        <w:t>Mobius</w:t>
      </w:r>
      <w:proofErr w:type="spellEnd"/>
      <w:r w:rsidRPr="00F84D52">
        <w:rPr>
          <w:sz w:val="16"/>
          <w:szCs w:val="16"/>
        </w:rPr>
        <w:t xml:space="preserve">, and S. R. Nagel, ‘Three-Dimensional Shear in Granular Flow’, </w:t>
      </w:r>
      <w:r w:rsidRPr="00F84D52">
        <w:rPr>
          <w:i/>
          <w:sz w:val="16"/>
          <w:szCs w:val="16"/>
        </w:rPr>
        <w:t xml:space="preserve">Phys. Rev. </w:t>
      </w:r>
      <w:proofErr w:type="spellStart"/>
      <w:r w:rsidRPr="00F84D52">
        <w:rPr>
          <w:i/>
          <w:sz w:val="16"/>
          <w:szCs w:val="16"/>
        </w:rPr>
        <w:t>Lett</w:t>
      </w:r>
      <w:proofErr w:type="spellEnd"/>
      <w:r w:rsidRPr="00F84D52">
        <w:rPr>
          <w:i/>
          <w:sz w:val="16"/>
          <w:szCs w:val="16"/>
        </w:rPr>
        <w:t>.</w:t>
      </w:r>
      <w:r w:rsidRPr="00F84D52">
        <w:rPr>
          <w:sz w:val="16"/>
          <w:szCs w:val="16"/>
        </w:rPr>
        <w:t xml:space="preserve">, </w:t>
      </w:r>
      <w:r w:rsidRPr="00F84D52">
        <w:rPr>
          <w:b/>
          <w:sz w:val="16"/>
          <w:szCs w:val="16"/>
        </w:rPr>
        <w:t>96</w:t>
      </w:r>
      <w:r w:rsidRPr="00F84D52">
        <w:rPr>
          <w:sz w:val="16"/>
          <w:szCs w:val="16"/>
        </w:rPr>
        <w:t xml:space="preserve">, 038001, 2006 </w:t>
      </w:r>
    </w:p>
    <w:p w:rsidR="007C5A23" w:rsidRPr="00F84D52" w:rsidRDefault="007C5A23" w:rsidP="007C5A23">
      <w:pPr>
        <w:pStyle w:val="Textkrper"/>
        <w:numPr>
          <w:ilvl w:val="0"/>
          <w:numId w:val="8"/>
        </w:numPr>
        <w:spacing w:before="76"/>
        <w:rPr>
          <w:sz w:val="16"/>
          <w:szCs w:val="16"/>
        </w:rPr>
      </w:pPr>
      <w:r w:rsidRPr="00F84D52">
        <w:rPr>
          <w:sz w:val="16"/>
          <w:szCs w:val="16"/>
        </w:rPr>
        <w:lastRenderedPageBreak/>
        <w:t xml:space="preserve">K. </w:t>
      </w:r>
      <w:proofErr w:type="spellStart"/>
      <w:r w:rsidRPr="00F84D52">
        <w:rPr>
          <w:sz w:val="16"/>
          <w:szCs w:val="16"/>
        </w:rPr>
        <w:t>Kamrin</w:t>
      </w:r>
      <w:proofErr w:type="spellEnd"/>
      <w:r w:rsidRPr="00F84D52">
        <w:rPr>
          <w:sz w:val="16"/>
          <w:szCs w:val="16"/>
        </w:rPr>
        <w:t xml:space="preserve">, C. H. Rycroft, and M. Z. </w:t>
      </w:r>
      <w:proofErr w:type="spellStart"/>
      <w:r w:rsidRPr="00F84D52">
        <w:rPr>
          <w:sz w:val="16"/>
          <w:szCs w:val="16"/>
        </w:rPr>
        <w:t>Bazant</w:t>
      </w:r>
      <w:proofErr w:type="spellEnd"/>
      <w:r w:rsidRPr="00F84D52">
        <w:rPr>
          <w:sz w:val="16"/>
          <w:szCs w:val="16"/>
        </w:rPr>
        <w:t>, ‘</w:t>
      </w:r>
      <w:proofErr w:type="gramStart"/>
      <w:r w:rsidRPr="00F84D52">
        <w:rPr>
          <w:sz w:val="16"/>
          <w:szCs w:val="16"/>
        </w:rPr>
        <w:t>The</w:t>
      </w:r>
      <w:proofErr w:type="gramEnd"/>
      <w:r w:rsidRPr="00F84D52">
        <w:rPr>
          <w:sz w:val="16"/>
          <w:szCs w:val="16"/>
        </w:rPr>
        <w:t xml:space="preserve"> stochastic flow rule: a multi-scale model for granular plasticity’, </w:t>
      </w:r>
      <w:r w:rsidRPr="00F84D52">
        <w:rPr>
          <w:i/>
          <w:sz w:val="16"/>
          <w:szCs w:val="16"/>
        </w:rPr>
        <w:t xml:space="preserve">Model. </w:t>
      </w:r>
      <w:proofErr w:type="spellStart"/>
      <w:r w:rsidRPr="00F84D52">
        <w:rPr>
          <w:i/>
          <w:sz w:val="16"/>
          <w:szCs w:val="16"/>
        </w:rPr>
        <w:t>Simul</w:t>
      </w:r>
      <w:proofErr w:type="spellEnd"/>
      <w:r w:rsidRPr="00F84D52">
        <w:rPr>
          <w:i/>
          <w:sz w:val="16"/>
          <w:szCs w:val="16"/>
        </w:rPr>
        <w:t>. Mater. Sci. Eng.</w:t>
      </w:r>
      <w:r w:rsidRPr="00F84D52">
        <w:rPr>
          <w:sz w:val="16"/>
          <w:szCs w:val="16"/>
        </w:rPr>
        <w:t xml:space="preserve">, </w:t>
      </w:r>
      <w:r w:rsidRPr="00F84D52">
        <w:rPr>
          <w:b/>
          <w:sz w:val="16"/>
          <w:szCs w:val="16"/>
        </w:rPr>
        <w:t>15</w:t>
      </w:r>
      <w:r w:rsidRPr="00F84D52">
        <w:rPr>
          <w:sz w:val="16"/>
          <w:szCs w:val="16"/>
        </w:rPr>
        <w:t xml:space="preserve">, 449, 2007 </w:t>
      </w:r>
    </w:p>
    <w:p w:rsidR="007C5A23" w:rsidRPr="00F84D52" w:rsidRDefault="007C5A23" w:rsidP="007C5A23">
      <w:pPr>
        <w:pStyle w:val="Textkrper"/>
        <w:numPr>
          <w:ilvl w:val="0"/>
          <w:numId w:val="8"/>
        </w:numPr>
        <w:spacing w:before="76"/>
        <w:rPr>
          <w:sz w:val="16"/>
          <w:szCs w:val="16"/>
        </w:rPr>
      </w:pPr>
      <w:r w:rsidRPr="00F84D52">
        <w:rPr>
          <w:sz w:val="16"/>
          <w:szCs w:val="16"/>
        </w:rPr>
        <w:t xml:space="preserve">M. </w:t>
      </w:r>
      <w:proofErr w:type="spellStart"/>
      <w:r w:rsidRPr="00F84D52">
        <w:rPr>
          <w:sz w:val="16"/>
          <w:szCs w:val="16"/>
        </w:rPr>
        <w:t>Depken</w:t>
      </w:r>
      <w:proofErr w:type="spellEnd"/>
      <w:r w:rsidRPr="00F84D52">
        <w:rPr>
          <w:sz w:val="16"/>
          <w:szCs w:val="16"/>
        </w:rPr>
        <w:t xml:space="preserve">, J. B. Lechman, M. van </w:t>
      </w:r>
      <w:proofErr w:type="spellStart"/>
      <w:r w:rsidRPr="00F84D52">
        <w:rPr>
          <w:sz w:val="16"/>
          <w:szCs w:val="16"/>
        </w:rPr>
        <w:t>Hecke</w:t>
      </w:r>
      <w:proofErr w:type="spellEnd"/>
      <w:r w:rsidRPr="00F84D52">
        <w:rPr>
          <w:sz w:val="16"/>
          <w:szCs w:val="16"/>
        </w:rPr>
        <w:t xml:space="preserve">, W. van </w:t>
      </w:r>
      <w:proofErr w:type="spellStart"/>
      <w:r w:rsidRPr="00F84D52">
        <w:rPr>
          <w:sz w:val="16"/>
          <w:szCs w:val="16"/>
        </w:rPr>
        <w:t>Saarloos</w:t>
      </w:r>
      <w:proofErr w:type="spellEnd"/>
      <w:r w:rsidRPr="00F84D52">
        <w:rPr>
          <w:sz w:val="16"/>
          <w:szCs w:val="16"/>
        </w:rPr>
        <w:t xml:space="preserve">, and G. S. Grest, ‘Stresses in smooth flows of dense granular media’, </w:t>
      </w:r>
      <w:proofErr w:type="spellStart"/>
      <w:r w:rsidRPr="00F84D52">
        <w:rPr>
          <w:i/>
          <w:sz w:val="16"/>
          <w:szCs w:val="16"/>
        </w:rPr>
        <w:t>Europhys</w:t>
      </w:r>
      <w:proofErr w:type="spellEnd"/>
      <w:r w:rsidRPr="00F84D52">
        <w:rPr>
          <w:i/>
          <w:sz w:val="16"/>
          <w:szCs w:val="16"/>
        </w:rPr>
        <w:t xml:space="preserve">. </w:t>
      </w:r>
      <w:proofErr w:type="spellStart"/>
      <w:r w:rsidRPr="00F84D52">
        <w:rPr>
          <w:i/>
          <w:sz w:val="16"/>
          <w:szCs w:val="16"/>
        </w:rPr>
        <w:t>Lett</w:t>
      </w:r>
      <w:proofErr w:type="spellEnd"/>
      <w:r w:rsidRPr="00F84D52">
        <w:rPr>
          <w:sz w:val="16"/>
          <w:szCs w:val="16"/>
        </w:rPr>
        <w:t xml:space="preserve">., </w:t>
      </w:r>
      <w:r w:rsidRPr="00F84D52">
        <w:rPr>
          <w:b/>
          <w:sz w:val="16"/>
          <w:szCs w:val="16"/>
        </w:rPr>
        <w:t>78</w:t>
      </w:r>
      <w:r w:rsidRPr="00F84D52">
        <w:rPr>
          <w:sz w:val="16"/>
          <w:szCs w:val="16"/>
        </w:rPr>
        <w:t xml:space="preserve">, 58001, 2007 </w:t>
      </w:r>
    </w:p>
    <w:p w:rsidR="007C5A23" w:rsidRPr="00F84D52" w:rsidRDefault="007C5A23" w:rsidP="007C5A23">
      <w:pPr>
        <w:pStyle w:val="Textkrper"/>
        <w:numPr>
          <w:ilvl w:val="0"/>
          <w:numId w:val="8"/>
        </w:numPr>
        <w:spacing w:before="76"/>
        <w:rPr>
          <w:sz w:val="16"/>
          <w:szCs w:val="16"/>
        </w:rPr>
      </w:pPr>
      <w:r w:rsidRPr="00F84D52">
        <w:rPr>
          <w:sz w:val="16"/>
          <w:szCs w:val="16"/>
        </w:rPr>
        <w:t xml:space="preserve">C. H. Rycroft, K. </w:t>
      </w:r>
      <w:proofErr w:type="spellStart"/>
      <w:r w:rsidRPr="00F84D52">
        <w:rPr>
          <w:sz w:val="16"/>
          <w:szCs w:val="16"/>
        </w:rPr>
        <w:t>Kamrin</w:t>
      </w:r>
      <w:proofErr w:type="spellEnd"/>
      <w:r w:rsidRPr="00F84D52">
        <w:rPr>
          <w:sz w:val="16"/>
          <w:szCs w:val="16"/>
        </w:rPr>
        <w:t xml:space="preserve">, and M. Z. </w:t>
      </w:r>
      <w:proofErr w:type="spellStart"/>
      <w:r w:rsidRPr="00F84D52">
        <w:rPr>
          <w:sz w:val="16"/>
          <w:szCs w:val="16"/>
        </w:rPr>
        <w:t>Bazant</w:t>
      </w:r>
      <w:proofErr w:type="spellEnd"/>
      <w:r w:rsidRPr="00F84D52">
        <w:rPr>
          <w:sz w:val="16"/>
          <w:szCs w:val="16"/>
        </w:rPr>
        <w:t xml:space="preserve">, ‘Assessing continuum postulates in simulations of granular flow’, </w:t>
      </w:r>
      <w:r w:rsidRPr="00F84D52">
        <w:rPr>
          <w:i/>
          <w:sz w:val="16"/>
          <w:szCs w:val="16"/>
        </w:rPr>
        <w:t>J. Mech. Phys. Solids</w:t>
      </w:r>
      <w:r w:rsidRPr="00F84D52">
        <w:rPr>
          <w:sz w:val="16"/>
          <w:szCs w:val="16"/>
        </w:rPr>
        <w:t xml:space="preserve">, </w:t>
      </w:r>
      <w:r w:rsidRPr="00F84D52">
        <w:rPr>
          <w:b/>
          <w:sz w:val="16"/>
          <w:szCs w:val="16"/>
        </w:rPr>
        <w:t>57</w:t>
      </w:r>
      <w:r w:rsidRPr="00F84D52">
        <w:rPr>
          <w:sz w:val="16"/>
          <w:szCs w:val="16"/>
        </w:rPr>
        <w:t>, 828, 2009</w:t>
      </w:r>
    </w:p>
    <w:p w:rsidR="007C5A23" w:rsidRPr="00F84D52" w:rsidRDefault="007C5A23" w:rsidP="007C5A23">
      <w:pPr>
        <w:pStyle w:val="Textkrper"/>
        <w:numPr>
          <w:ilvl w:val="0"/>
          <w:numId w:val="8"/>
        </w:numPr>
        <w:spacing w:before="76"/>
        <w:jc w:val="left"/>
        <w:rPr>
          <w:sz w:val="16"/>
          <w:szCs w:val="16"/>
        </w:rPr>
      </w:pPr>
      <w:r w:rsidRPr="00F84D52">
        <w:rPr>
          <w:sz w:val="16"/>
          <w:szCs w:val="16"/>
        </w:rPr>
        <w:t xml:space="preserve">L. E. Silbert, G. S. Grest, S. J. Plimpton, D. Levine: ‘Boundary effects and self-organization in dense granular flows’, </w:t>
      </w:r>
      <w:r w:rsidRPr="00F84D52">
        <w:rPr>
          <w:i/>
          <w:sz w:val="16"/>
          <w:szCs w:val="16"/>
        </w:rPr>
        <w:t>Physics of Fluids</w:t>
      </w:r>
      <w:r w:rsidRPr="00F84D52">
        <w:rPr>
          <w:sz w:val="16"/>
          <w:szCs w:val="16"/>
        </w:rPr>
        <w:t xml:space="preserve">, </w:t>
      </w:r>
      <w:r w:rsidRPr="00F84D52">
        <w:rPr>
          <w:b/>
          <w:sz w:val="16"/>
          <w:szCs w:val="16"/>
        </w:rPr>
        <w:t>14</w:t>
      </w:r>
      <w:r w:rsidRPr="00F84D52">
        <w:rPr>
          <w:sz w:val="16"/>
          <w:szCs w:val="16"/>
        </w:rPr>
        <w:t>, 2637-2646, 2002</w:t>
      </w:r>
    </w:p>
    <w:p w:rsidR="00D47267" w:rsidRPr="00F569F5" w:rsidRDefault="007C5A23" w:rsidP="0078046A">
      <w:pPr>
        <w:pStyle w:val="Textkrper"/>
        <w:numPr>
          <w:ilvl w:val="0"/>
          <w:numId w:val="8"/>
        </w:numPr>
        <w:spacing w:before="76"/>
      </w:pPr>
      <w:r w:rsidRPr="004007D8">
        <w:rPr>
          <w:sz w:val="16"/>
          <w:szCs w:val="16"/>
        </w:rPr>
        <w:t xml:space="preserve">J. Sun, F. </w:t>
      </w:r>
      <w:proofErr w:type="spellStart"/>
      <w:r w:rsidRPr="004007D8">
        <w:rPr>
          <w:sz w:val="16"/>
          <w:szCs w:val="16"/>
        </w:rPr>
        <w:t>Battaglia</w:t>
      </w:r>
      <w:proofErr w:type="spellEnd"/>
      <w:r w:rsidRPr="004007D8">
        <w:rPr>
          <w:sz w:val="16"/>
          <w:szCs w:val="16"/>
        </w:rPr>
        <w:t xml:space="preserve">, and S. </w:t>
      </w:r>
      <w:proofErr w:type="spellStart"/>
      <w:r w:rsidRPr="004007D8">
        <w:rPr>
          <w:sz w:val="16"/>
          <w:szCs w:val="16"/>
        </w:rPr>
        <w:t>Subramaniam</w:t>
      </w:r>
      <w:proofErr w:type="spellEnd"/>
      <w:r w:rsidRPr="004007D8">
        <w:rPr>
          <w:sz w:val="16"/>
          <w:szCs w:val="16"/>
        </w:rPr>
        <w:t xml:space="preserve">, ‘Dynamics and structures of segregation in a dense, vibrating granular bed’, </w:t>
      </w:r>
      <w:r w:rsidRPr="004007D8">
        <w:rPr>
          <w:i/>
          <w:sz w:val="16"/>
          <w:szCs w:val="16"/>
        </w:rPr>
        <w:t>Phys. Rev. E</w:t>
      </w:r>
      <w:r w:rsidRPr="004007D8">
        <w:rPr>
          <w:sz w:val="16"/>
          <w:szCs w:val="16"/>
        </w:rPr>
        <w:t xml:space="preserve">, </w:t>
      </w:r>
      <w:r w:rsidRPr="004007D8">
        <w:rPr>
          <w:b/>
          <w:sz w:val="16"/>
          <w:szCs w:val="16"/>
        </w:rPr>
        <w:t>74</w:t>
      </w:r>
      <w:r w:rsidRPr="004007D8">
        <w:rPr>
          <w:sz w:val="16"/>
          <w:szCs w:val="16"/>
        </w:rPr>
        <w:t>, 061307, 2006</w:t>
      </w:r>
      <w:r w:rsidR="008F45EB" w:rsidRPr="004007D8">
        <w:rPr>
          <w:sz w:val="24"/>
          <w:lang w:val="de-DE"/>
        </w:rPr>
        <w:br w:type="page"/>
      </w:r>
    </w:p>
    <w:p w:rsidR="00487DF6" w:rsidRPr="00F569F5" w:rsidRDefault="00487DF6" w:rsidP="00487DF6">
      <w:pPr>
        <w:pStyle w:val="para1"/>
        <w:rPr>
          <w:lang w:val="de-DE"/>
        </w:rPr>
      </w:pPr>
    </w:p>
    <w:tbl>
      <w:tblPr>
        <w:tblW w:w="9072" w:type="dxa"/>
        <w:tblInd w:w="108" w:type="dxa"/>
        <w:tblLayout w:type="fixed"/>
        <w:tblLook w:val="01E0"/>
      </w:tblPr>
      <w:tblGrid>
        <w:gridCol w:w="7797"/>
        <w:gridCol w:w="1275"/>
      </w:tblGrid>
      <w:tr w:rsidR="00487DF6" w:rsidTr="00CD5BDA">
        <w:tc>
          <w:tcPr>
            <w:tcW w:w="7797" w:type="dxa"/>
            <w:vAlign w:val="center"/>
          </w:tcPr>
          <w:p w:rsidR="00487DF6" w:rsidRDefault="008F45EB" w:rsidP="00487DF6">
            <w:pPr>
              <w:pStyle w:val="Textkrper"/>
              <w:ind w:right="-1257"/>
              <w:jc w:val="left"/>
              <w:rPr>
                <w:sz w:val="20"/>
              </w:rPr>
            </w:pPr>
            <w:r w:rsidRPr="00F61ABA">
              <w:rPr>
                <w:position w:val="-58"/>
              </w:rPr>
              <w:object w:dxaOrig="6360" w:dyaOrig="1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94.25pt;height:59.85pt" o:ole="">
                  <v:imagedata r:id="rId13" o:title=""/>
                </v:shape>
                <o:OLEObject Type="Embed" ProgID="Equation.3" ShapeID="_x0000_i1026" DrawAspect="Content" ObjectID="_1375560796" r:id="rId14"/>
              </w:object>
            </w:r>
          </w:p>
        </w:tc>
        <w:tc>
          <w:tcPr>
            <w:tcW w:w="1275" w:type="dxa"/>
            <w:vAlign w:val="center"/>
          </w:tcPr>
          <w:p w:rsidR="00487DF6" w:rsidRDefault="00487DF6" w:rsidP="00E74C0B">
            <w:pPr>
              <w:pStyle w:val="Textkrper"/>
              <w:jc w:val="center"/>
              <w:rPr>
                <w:sz w:val="20"/>
              </w:rPr>
            </w:pPr>
            <w:r>
              <w:rPr>
                <w:sz w:val="20"/>
              </w:rPr>
              <w:t>(</w:t>
            </w:r>
            <w:fldSimple w:instr=" SEQ eqn \* MERGEFORMAT ">
              <w:r w:rsidR="00885634" w:rsidRPr="00885634">
                <w:rPr>
                  <w:noProof/>
                  <w:sz w:val="20"/>
                </w:rPr>
                <w:t>1</w:t>
              </w:r>
            </w:fldSimple>
            <w:r>
              <w:rPr>
                <w:sz w:val="20"/>
              </w:rPr>
              <w:t>)</w:t>
            </w:r>
          </w:p>
        </w:tc>
      </w:tr>
      <w:tr w:rsidR="00506D71" w:rsidTr="00CD5BDA">
        <w:tc>
          <w:tcPr>
            <w:tcW w:w="7797" w:type="dxa"/>
            <w:vAlign w:val="center"/>
          </w:tcPr>
          <w:p w:rsidR="00506D71" w:rsidRDefault="00CD5BDA" w:rsidP="00E74C0B">
            <w:pPr>
              <w:pStyle w:val="Textkrper"/>
              <w:jc w:val="left"/>
              <w:rPr>
                <w:sz w:val="20"/>
              </w:rPr>
            </w:pPr>
            <w:r w:rsidRPr="004774EC">
              <w:rPr>
                <w:position w:val="-14"/>
              </w:rPr>
              <w:object w:dxaOrig="2700" w:dyaOrig="400">
                <v:shape id="_x0000_i1027" type="#_x0000_t75" style="width:124.45pt;height:18.8pt" o:ole="">
                  <v:imagedata r:id="rId15" o:title=""/>
                </v:shape>
                <o:OLEObject Type="Embed" ProgID="Equation.3" ShapeID="_x0000_i1027" DrawAspect="Content" ObjectID="_1375560797" r:id="rId16"/>
              </w:object>
            </w:r>
            <w:r>
              <w:t xml:space="preserve">, </w:t>
            </w:r>
            <w:r w:rsidRPr="004774EC">
              <w:rPr>
                <w:position w:val="-14"/>
              </w:rPr>
              <w:object w:dxaOrig="1600" w:dyaOrig="420">
                <v:shape id="_x0000_i1028" type="#_x0000_t75" style="width:73.55pt;height:19.55pt" o:ole="">
                  <v:imagedata r:id="rId17" o:title=""/>
                </v:shape>
                <o:OLEObject Type="Embed" ProgID="Equation.3" ShapeID="_x0000_i1028" DrawAspect="Content" ObjectID="_1375560798" r:id="rId18"/>
              </w:object>
            </w:r>
          </w:p>
        </w:tc>
        <w:tc>
          <w:tcPr>
            <w:tcW w:w="1275" w:type="dxa"/>
            <w:vAlign w:val="center"/>
          </w:tcPr>
          <w:p w:rsidR="00506D71" w:rsidRDefault="00506D71" w:rsidP="00E74C0B">
            <w:pPr>
              <w:pStyle w:val="Textkrper"/>
              <w:jc w:val="center"/>
              <w:rPr>
                <w:sz w:val="20"/>
              </w:rPr>
            </w:pPr>
            <w:r>
              <w:rPr>
                <w:sz w:val="20"/>
              </w:rPr>
              <w:t>(</w:t>
            </w:r>
            <w:fldSimple w:instr=" SEQ eqn \* MERGEFORMAT ">
              <w:r w:rsidR="00885634" w:rsidRPr="00885634">
                <w:rPr>
                  <w:noProof/>
                  <w:sz w:val="20"/>
                </w:rPr>
                <w:t>2</w:t>
              </w:r>
            </w:fldSimple>
            <w:r>
              <w:rPr>
                <w:sz w:val="20"/>
              </w:rPr>
              <w:t>)</w:t>
            </w:r>
          </w:p>
        </w:tc>
      </w:tr>
      <w:tr w:rsidR="00CD5BDA" w:rsidTr="00CD5BDA">
        <w:tc>
          <w:tcPr>
            <w:tcW w:w="7797" w:type="dxa"/>
            <w:vAlign w:val="center"/>
          </w:tcPr>
          <w:p w:rsidR="00CD5BDA" w:rsidRDefault="00CD5BDA" w:rsidP="00E74C0B">
            <w:pPr>
              <w:pStyle w:val="Textkrper"/>
              <w:jc w:val="left"/>
            </w:pPr>
            <w:r w:rsidRPr="00A57A83">
              <w:rPr>
                <w:position w:val="-24"/>
              </w:rPr>
              <w:object w:dxaOrig="5800" w:dyaOrig="760">
                <v:shape id="_x0000_i1029" type="#_x0000_t75" style="width:268.45pt;height:35.2pt" o:ole="">
                  <v:imagedata r:id="rId19" o:title=""/>
                </v:shape>
                <o:OLEObject Type="Embed" ProgID="Equation.3" ShapeID="_x0000_i1029" DrawAspect="Content" ObjectID="_1375560799" r:id="rId20"/>
              </w:object>
            </w:r>
            <w:r>
              <w:t>,</w:t>
            </w:r>
          </w:p>
        </w:tc>
        <w:tc>
          <w:tcPr>
            <w:tcW w:w="1275" w:type="dxa"/>
            <w:vAlign w:val="center"/>
          </w:tcPr>
          <w:p w:rsidR="00CD5BDA" w:rsidRDefault="00CD5BDA" w:rsidP="00E74C0B">
            <w:pPr>
              <w:pStyle w:val="Textkrper"/>
              <w:jc w:val="center"/>
              <w:rPr>
                <w:sz w:val="20"/>
              </w:rPr>
            </w:pPr>
            <w:r>
              <w:rPr>
                <w:sz w:val="20"/>
              </w:rPr>
              <w:t>(</w:t>
            </w:r>
            <w:fldSimple w:instr=" SEQ eqn \* MERGEFORMAT ">
              <w:r w:rsidR="00885634" w:rsidRPr="00885634">
                <w:rPr>
                  <w:noProof/>
                  <w:sz w:val="20"/>
                </w:rPr>
                <w:t>3</w:t>
              </w:r>
            </w:fldSimple>
            <w:r>
              <w:rPr>
                <w:sz w:val="20"/>
              </w:rPr>
              <w:t>)</w:t>
            </w:r>
          </w:p>
        </w:tc>
      </w:tr>
      <w:tr w:rsidR="00CD5BDA" w:rsidTr="00CD5BDA">
        <w:tc>
          <w:tcPr>
            <w:tcW w:w="7797" w:type="dxa"/>
            <w:vAlign w:val="center"/>
          </w:tcPr>
          <w:p w:rsidR="00CD5BDA" w:rsidRDefault="00CD5BDA" w:rsidP="00E74C0B">
            <w:pPr>
              <w:pStyle w:val="Textkrper"/>
              <w:jc w:val="left"/>
            </w:pPr>
            <w:r w:rsidRPr="00A57A83">
              <w:rPr>
                <w:position w:val="-24"/>
              </w:rPr>
              <w:object w:dxaOrig="5179" w:dyaOrig="720">
                <v:shape id="_x0000_i1030" type="#_x0000_t75" style="width:239.1pt;height:32.85pt" o:ole="">
                  <v:imagedata r:id="rId21" o:title=""/>
                </v:shape>
                <o:OLEObject Type="Embed" ProgID="Equation.3" ShapeID="_x0000_i1030" DrawAspect="Content" ObjectID="_1375560800" r:id="rId22"/>
              </w:object>
            </w:r>
            <w:r>
              <w:t xml:space="preserve">,  </w:t>
            </w:r>
            <w:r w:rsidRPr="00A57A83">
              <w:rPr>
                <w:position w:val="-24"/>
              </w:rPr>
              <w:object w:dxaOrig="1120" w:dyaOrig="620">
                <v:shape id="_x0000_i1031" type="#_x0000_t75" style="width:51.65pt;height:29.35pt" o:ole="">
                  <v:imagedata r:id="rId23" o:title=""/>
                </v:shape>
                <o:OLEObject Type="Embed" ProgID="Equation.3" ShapeID="_x0000_i1031" DrawAspect="Content" ObjectID="_1375560801" r:id="rId24"/>
              </w:object>
            </w:r>
          </w:p>
        </w:tc>
        <w:tc>
          <w:tcPr>
            <w:tcW w:w="1275" w:type="dxa"/>
            <w:vAlign w:val="center"/>
          </w:tcPr>
          <w:p w:rsidR="00CD5BDA" w:rsidRDefault="00CD5BDA" w:rsidP="00E74C0B">
            <w:pPr>
              <w:pStyle w:val="Textkrper"/>
              <w:jc w:val="center"/>
              <w:rPr>
                <w:sz w:val="20"/>
              </w:rPr>
            </w:pPr>
            <w:r>
              <w:rPr>
                <w:sz w:val="20"/>
              </w:rPr>
              <w:t>(</w:t>
            </w:r>
            <w:fldSimple w:instr=" SEQ eqn \* MERGEFORMAT ">
              <w:r w:rsidR="00885634" w:rsidRPr="00885634">
                <w:rPr>
                  <w:noProof/>
                  <w:sz w:val="20"/>
                </w:rPr>
                <w:t>4</w:t>
              </w:r>
            </w:fldSimple>
            <w:r>
              <w:rPr>
                <w:sz w:val="20"/>
              </w:rPr>
              <w:t>)</w:t>
            </w:r>
          </w:p>
        </w:tc>
      </w:tr>
    </w:tbl>
    <w:p w:rsidR="00487DF6" w:rsidRPr="00D47267" w:rsidRDefault="00487DF6" w:rsidP="00487DF6">
      <w:pPr>
        <w:rPr>
          <w:lang w:val="en-GB"/>
        </w:rPr>
      </w:pPr>
    </w:p>
    <w:p w:rsidR="00487DF6" w:rsidRPr="00D47267" w:rsidRDefault="00487DF6" w:rsidP="00487DF6">
      <w:pPr>
        <w:rPr>
          <w:lang w:val="en-GB"/>
        </w:rPr>
      </w:pPr>
      <w:r>
        <w:rPr>
          <w:lang w:val="en-GB"/>
        </w:rPr>
        <w:t xml:space="preserve">Table 1: </w:t>
      </w:r>
      <w:r w:rsidR="00CD5BDA">
        <w:rPr>
          <w:lang w:val="en-GB"/>
        </w:rPr>
        <w:t>Mass and momentum balance as well as Reynolds Stress turbulence model of the c</w:t>
      </w:r>
      <w:r>
        <w:rPr>
          <w:lang w:val="en-GB"/>
        </w:rPr>
        <w:t>ontinuous gas phase</w:t>
      </w:r>
      <w:r w:rsidR="00CD5BDA">
        <w:rPr>
          <w:lang w:val="en-GB"/>
        </w:rPr>
        <w:t>; further detail</w:t>
      </w:r>
      <w:r w:rsidR="00D447DE">
        <w:rPr>
          <w:lang w:val="en-GB"/>
        </w:rPr>
        <w:t>s can be found in Fluent (</w:t>
      </w:r>
      <w:r w:rsidR="00182E90">
        <w:rPr>
          <w:lang w:val="en-GB"/>
        </w:rPr>
        <w:t>2006</w:t>
      </w:r>
      <w:r w:rsidR="00D447DE">
        <w:rPr>
          <w:lang w:val="en-GB"/>
        </w:rPr>
        <w:t>) and literature cited there</w:t>
      </w:r>
      <w:r w:rsidR="00182E90">
        <w:rPr>
          <w:lang w:val="en-GB"/>
        </w:rPr>
        <w:t>in</w:t>
      </w:r>
      <w:r w:rsidR="00CD5BDA">
        <w:rPr>
          <w:lang w:val="en-GB"/>
        </w:rPr>
        <w:t xml:space="preserve"> </w:t>
      </w:r>
    </w:p>
    <w:p w:rsidR="009F658A" w:rsidRDefault="009F658A" w:rsidP="009F658A">
      <w:pPr>
        <w:rPr>
          <w:lang w:val="en-GB"/>
        </w:rPr>
      </w:pPr>
      <w:r w:rsidRPr="005B013D">
        <w:rPr>
          <w:lang w:val="en-GB"/>
        </w:rPr>
        <w:t xml:space="preserve">Table </w:t>
      </w:r>
      <w:r w:rsidR="00E74C0B" w:rsidRPr="005B013D">
        <w:rPr>
          <w:lang w:val="en-GB"/>
        </w:rPr>
        <w:t>6</w:t>
      </w:r>
      <w:r w:rsidRPr="005B013D">
        <w:rPr>
          <w:lang w:val="en-GB"/>
        </w:rPr>
        <w:t>: Special equations of the</w:t>
      </w:r>
      <w:r w:rsidR="007D3A53" w:rsidRPr="005B013D">
        <w:rPr>
          <w:lang w:val="en-GB"/>
        </w:rPr>
        <w:t xml:space="preserve"> </w:t>
      </w:r>
      <w:proofErr w:type="spellStart"/>
      <w:r w:rsidR="007D3A53" w:rsidRPr="005B013D">
        <w:rPr>
          <w:lang w:val="en-GB"/>
        </w:rPr>
        <w:t>EUgran</w:t>
      </w:r>
      <w:proofErr w:type="spellEnd"/>
      <w:r w:rsidR="007D3A53" w:rsidRPr="005B013D">
        <w:rPr>
          <w:lang w:val="en-GB"/>
        </w:rPr>
        <w:t>+ model</w:t>
      </w:r>
    </w:p>
    <w:p w:rsidR="009F658A" w:rsidRDefault="009F658A" w:rsidP="009F658A">
      <w:pPr>
        <w:rPr>
          <w:lang w:val="en-GB"/>
        </w:rPr>
      </w:pPr>
    </w:p>
    <w:p w:rsidR="00E74C0B" w:rsidRDefault="00E74C0B" w:rsidP="00E74C0B">
      <w:pPr>
        <w:pStyle w:val="para2"/>
      </w:pPr>
    </w:p>
    <w:tbl>
      <w:tblPr>
        <w:tblW w:w="0" w:type="auto"/>
        <w:jc w:val="center"/>
        <w:tblBorders>
          <w:top w:val="double" w:sz="4" w:space="0" w:color="auto"/>
          <w:left w:val="double" w:sz="4" w:space="0" w:color="auto"/>
          <w:bottom w:val="double" w:sz="4" w:space="0" w:color="auto"/>
          <w:right w:val="double" w:sz="4" w:space="0" w:color="auto"/>
        </w:tblBorders>
        <w:tblCellMar>
          <w:left w:w="70" w:type="dxa"/>
          <w:right w:w="70" w:type="dxa"/>
        </w:tblCellMar>
        <w:tblLook w:val="0000"/>
      </w:tblPr>
      <w:tblGrid>
        <w:gridCol w:w="1913"/>
        <w:gridCol w:w="709"/>
        <w:gridCol w:w="709"/>
        <w:gridCol w:w="708"/>
        <w:gridCol w:w="637"/>
      </w:tblGrid>
      <w:tr w:rsidR="00E74C0B" w:rsidRPr="00E74C0B" w:rsidTr="00E74C0B">
        <w:trPr>
          <w:jc w:val="center"/>
        </w:trPr>
        <w:tc>
          <w:tcPr>
            <w:tcW w:w="1913" w:type="dxa"/>
            <w:tcBorders>
              <w:top w:val="double" w:sz="4" w:space="0" w:color="auto"/>
              <w:bottom w:val="double" w:sz="4" w:space="0" w:color="auto"/>
              <w:right w:val="single" w:sz="4" w:space="0" w:color="auto"/>
            </w:tcBorders>
            <w:vAlign w:val="center"/>
          </w:tcPr>
          <w:p w:rsidR="00E74C0B" w:rsidRPr="00E74C0B" w:rsidRDefault="00E74C0B" w:rsidP="00E74C0B">
            <w:pPr>
              <w:rPr>
                <w:sz w:val="20"/>
                <w:lang w:val="en-GB"/>
              </w:rPr>
            </w:pPr>
            <w:r w:rsidRPr="00E74C0B">
              <w:rPr>
                <w:sz w:val="20"/>
                <w:lang w:val="en-GB"/>
              </w:rPr>
              <w:t>Material combination</w:t>
            </w:r>
          </w:p>
        </w:tc>
        <w:tc>
          <w:tcPr>
            <w:tcW w:w="709" w:type="dxa"/>
            <w:tcBorders>
              <w:top w:val="double" w:sz="4" w:space="0" w:color="auto"/>
              <w:left w:val="single" w:sz="4" w:space="0" w:color="auto"/>
              <w:bottom w:val="double" w:sz="4" w:space="0" w:color="auto"/>
              <w:right w:val="single" w:sz="4" w:space="0" w:color="auto"/>
            </w:tcBorders>
            <w:vAlign w:val="center"/>
          </w:tcPr>
          <w:p w:rsidR="00E74C0B" w:rsidRPr="00E74C0B" w:rsidRDefault="00FE05A7" w:rsidP="00E74C0B">
            <w:pPr>
              <w:rPr>
                <w:sz w:val="20"/>
                <w:lang w:val="en-GB"/>
              </w:rPr>
            </w:pPr>
            <w:r w:rsidRPr="00FE05A7">
              <w:rPr>
                <w:sz w:val="20"/>
                <w:lang w:val="en-GB"/>
              </w:rPr>
              <w:pict>
                <v:shape id="_x0000_i1032" type="#_x0000_t75" style="width:8.2pt;height:9.8pt">
                  <v:imagedata r:id="rId25" o:title=""/>
                </v:shape>
              </w:pict>
            </w:r>
          </w:p>
        </w:tc>
        <w:tc>
          <w:tcPr>
            <w:tcW w:w="709" w:type="dxa"/>
            <w:tcBorders>
              <w:top w:val="double" w:sz="4" w:space="0" w:color="auto"/>
              <w:left w:val="single" w:sz="4" w:space="0" w:color="auto"/>
              <w:bottom w:val="double" w:sz="4" w:space="0" w:color="auto"/>
              <w:right w:val="single" w:sz="4" w:space="0" w:color="auto"/>
            </w:tcBorders>
            <w:vAlign w:val="center"/>
          </w:tcPr>
          <w:p w:rsidR="00E74C0B" w:rsidRPr="00E74C0B" w:rsidRDefault="00FE05A7" w:rsidP="00E74C0B">
            <w:pPr>
              <w:rPr>
                <w:sz w:val="20"/>
                <w:lang w:val="en-GB"/>
              </w:rPr>
            </w:pPr>
            <w:r w:rsidRPr="00FE05A7">
              <w:rPr>
                <w:sz w:val="20"/>
                <w:lang w:val="en-GB"/>
              </w:rPr>
              <w:pict>
                <v:shape id="_x0000_i1033" type="#_x0000_t75" style="width:13.7pt;height:16.45pt">
                  <v:imagedata r:id="rId26" o:title=""/>
                </v:shape>
              </w:pict>
            </w:r>
          </w:p>
        </w:tc>
        <w:tc>
          <w:tcPr>
            <w:tcW w:w="708" w:type="dxa"/>
            <w:tcBorders>
              <w:top w:val="double" w:sz="4" w:space="0" w:color="auto"/>
              <w:left w:val="single" w:sz="4" w:space="0" w:color="auto"/>
              <w:bottom w:val="double" w:sz="4" w:space="0" w:color="auto"/>
              <w:right w:val="single" w:sz="4" w:space="0" w:color="auto"/>
            </w:tcBorders>
            <w:vAlign w:val="center"/>
          </w:tcPr>
          <w:p w:rsidR="00E74C0B" w:rsidRPr="00E74C0B" w:rsidRDefault="00FE05A7" w:rsidP="00E74C0B">
            <w:pPr>
              <w:rPr>
                <w:sz w:val="20"/>
                <w:lang w:val="en-GB"/>
              </w:rPr>
            </w:pPr>
            <w:r w:rsidRPr="00FE05A7">
              <w:rPr>
                <w:sz w:val="20"/>
                <w:lang w:val="en-GB"/>
              </w:rPr>
              <w:pict>
                <v:shape id="_x0000_i1034" type="#_x0000_t75" style="width:14.1pt;height:16.45pt">
                  <v:imagedata r:id="rId27" o:title=""/>
                </v:shape>
              </w:pict>
            </w:r>
          </w:p>
        </w:tc>
        <w:tc>
          <w:tcPr>
            <w:tcW w:w="637" w:type="dxa"/>
            <w:tcBorders>
              <w:top w:val="double" w:sz="4" w:space="0" w:color="auto"/>
              <w:left w:val="single" w:sz="4" w:space="0" w:color="auto"/>
              <w:bottom w:val="double" w:sz="4" w:space="0" w:color="auto"/>
            </w:tcBorders>
            <w:vAlign w:val="center"/>
          </w:tcPr>
          <w:p w:rsidR="00E74C0B" w:rsidRPr="00E74C0B" w:rsidRDefault="00FE05A7" w:rsidP="00E74C0B">
            <w:pPr>
              <w:rPr>
                <w:sz w:val="20"/>
                <w:lang w:val="en-GB"/>
              </w:rPr>
            </w:pPr>
            <w:r w:rsidRPr="00FE05A7">
              <w:rPr>
                <w:sz w:val="20"/>
                <w:lang w:val="en-GB"/>
              </w:rPr>
              <w:pict>
                <v:shape id="_x0000_i1035" type="#_x0000_t75" style="width:16.45pt;height:14.1pt">
                  <v:imagedata r:id="rId28" o:title=""/>
                </v:shape>
              </w:pict>
            </w:r>
          </w:p>
        </w:tc>
      </w:tr>
      <w:tr w:rsidR="00E74C0B" w:rsidRPr="00E74C0B" w:rsidTr="00E74C0B">
        <w:trPr>
          <w:jc w:val="center"/>
        </w:trPr>
        <w:tc>
          <w:tcPr>
            <w:tcW w:w="1913" w:type="dxa"/>
            <w:tcBorders>
              <w:top w:val="double" w:sz="4" w:space="0" w:color="auto"/>
              <w:bottom w:val="dotted" w:sz="4" w:space="0" w:color="auto"/>
              <w:right w:val="single" w:sz="4" w:space="0" w:color="auto"/>
            </w:tcBorders>
          </w:tcPr>
          <w:p w:rsidR="00E74C0B" w:rsidRPr="00E74C0B" w:rsidRDefault="00E74C0B" w:rsidP="00E74C0B">
            <w:pPr>
              <w:rPr>
                <w:sz w:val="20"/>
                <w:lang w:val="en-GB"/>
              </w:rPr>
            </w:pPr>
            <w:r w:rsidRPr="00E74C0B">
              <w:rPr>
                <w:sz w:val="20"/>
                <w:lang w:val="en-GB"/>
              </w:rPr>
              <w:t>Glass – glass</w:t>
            </w:r>
          </w:p>
        </w:tc>
        <w:tc>
          <w:tcPr>
            <w:tcW w:w="709" w:type="dxa"/>
            <w:tcBorders>
              <w:top w:val="double" w:sz="4" w:space="0" w:color="auto"/>
              <w:left w:val="single" w:sz="4" w:space="0" w:color="auto"/>
              <w:bottom w:val="dotted" w:sz="4" w:space="0" w:color="auto"/>
              <w:right w:val="single" w:sz="4" w:space="0" w:color="auto"/>
            </w:tcBorders>
          </w:tcPr>
          <w:p w:rsidR="00E74C0B" w:rsidRPr="00E74C0B" w:rsidRDefault="00E74C0B" w:rsidP="00E74C0B">
            <w:pPr>
              <w:rPr>
                <w:sz w:val="20"/>
                <w:lang w:val="en-GB"/>
              </w:rPr>
            </w:pPr>
            <w:r w:rsidRPr="00E74C0B">
              <w:rPr>
                <w:sz w:val="20"/>
                <w:lang w:val="en-GB"/>
              </w:rPr>
              <w:t>0.96</w:t>
            </w:r>
          </w:p>
        </w:tc>
        <w:tc>
          <w:tcPr>
            <w:tcW w:w="709" w:type="dxa"/>
            <w:tcBorders>
              <w:top w:val="double" w:sz="4" w:space="0" w:color="auto"/>
              <w:left w:val="single" w:sz="4" w:space="0" w:color="auto"/>
              <w:bottom w:val="dotted" w:sz="4" w:space="0" w:color="auto"/>
              <w:right w:val="single" w:sz="4" w:space="0" w:color="auto"/>
            </w:tcBorders>
          </w:tcPr>
          <w:p w:rsidR="00E74C0B" w:rsidRPr="00E74C0B" w:rsidRDefault="00E74C0B" w:rsidP="00E74C0B">
            <w:pPr>
              <w:rPr>
                <w:sz w:val="20"/>
                <w:lang w:val="en-GB"/>
              </w:rPr>
            </w:pPr>
            <w:r w:rsidRPr="00E74C0B">
              <w:rPr>
                <w:sz w:val="20"/>
                <w:lang w:val="en-GB"/>
              </w:rPr>
              <w:t>0.4</w:t>
            </w:r>
          </w:p>
        </w:tc>
        <w:tc>
          <w:tcPr>
            <w:tcW w:w="708" w:type="dxa"/>
            <w:tcBorders>
              <w:top w:val="double" w:sz="4" w:space="0" w:color="auto"/>
              <w:left w:val="single" w:sz="4" w:space="0" w:color="auto"/>
              <w:bottom w:val="dotted" w:sz="4" w:space="0" w:color="auto"/>
              <w:right w:val="single" w:sz="4" w:space="0" w:color="auto"/>
            </w:tcBorders>
          </w:tcPr>
          <w:p w:rsidR="00E74C0B" w:rsidRPr="00E74C0B" w:rsidRDefault="00E74C0B" w:rsidP="00E74C0B">
            <w:pPr>
              <w:rPr>
                <w:sz w:val="20"/>
                <w:lang w:val="en-GB"/>
              </w:rPr>
            </w:pPr>
            <w:r w:rsidRPr="00E74C0B">
              <w:rPr>
                <w:sz w:val="20"/>
                <w:lang w:val="en-GB"/>
              </w:rPr>
              <w:t>0.1</w:t>
            </w:r>
          </w:p>
        </w:tc>
        <w:tc>
          <w:tcPr>
            <w:tcW w:w="637" w:type="dxa"/>
            <w:tcBorders>
              <w:top w:val="double" w:sz="4" w:space="0" w:color="auto"/>
              <w:left w:val="single" w:sz="4" w:space="0" w:color="auto"/>
              <w:bottom w:val="dotted" w:sz="4" w:space="0" w:color="auto"/>
            </w:tcBorders>
          </w:tcPr>
          <w:p w:rsidR="00E74C0B" w:rsidRPr="00E74C0B" w:rsidRDefault="00E74C0B" w:rsidP="00E74C0B">
            <w:pPr>
              <w:rPr>
                <w:sz w:val="20"/>
                <w:lang w:val="en-GB"/>
              </w:rPr>
            </w:pPr>
            <w:r w:rsidRPr="00E74C0B">
              <w:rPr>
                <w:sz w:val="20"/>
                <w:lang w:val="en-GB"/>
              </w:rPr>
              <w:t>1°</w:t>
            </w:r>
          </w:p>
        </w:tc>
      </w:tr>
      <w:tr w:rsidR="00E74C0B" w:rsidRPr="00E74C0B" w:rsidTr="00E74C0B">
        <w:trPr>
          <w:jc w:val="center"/>
        </w:trPr>
        <w:tc>
          <w:tcPr>
            <w:tcW w:w="1913" w:type="dxa"/>
            <w:tcBorders>
              <w:top w:val="dotted" w:sz="4" w:space="0" w:color="auto"/>
              <w:bottom w:val="dotted" w:sz="4" w:space="0" w:color="auto"/>
              <w:right w:val="single" w:sz="4" w:space="0" w:color="auto"/>
            </w:tcBorders>
          </w:tcPr>
          <w:p w:rsidR="00E74C0B" w:rsidRPr="00E74C0B" w:rsidRDefault="00E74C0B" w:rsidP="00E74C0B">
            <w:pPr>
              <w:rPr>
                <w:sz w:val="20"/>
                <w:lang w:val="en-GB"/>
              </w:rPr>
            </w:pPr>
            <w:r w:rsidRPr="00E74C0B">
              <w:rPr>
                <w:sz w:val="20"/>
                <w:lang w:val="en-GB"/>
              </w:rPr>
              <w:t>Glass – steel</w:t>
            </w:r>
          </w:p>
        </w:tc>
        <w:tc>
          <w:tcPr>
            <w:tcW w:w="709" w:type="dxa"/>
            <w:tcBorders>
              <w:top w:val="dotted" w:sz="4" w:space="0" w:color="auto"/>
              <w:left w:val="single" w:sz="4" w:space="0" w:color="auto"/>
              <w:bottom w:val="dotted" w:sz="4" w:space="0" w:color="auto"/>
              <w:right w:val="single" w:sz="4" w:space="0" w:color="auto"/>
            </w:tcBorders>
          </w:tcPr>
          <w:p w:rsidR="00E74C0B" w:rsidRPr="00E74C0B" w:rsidRDefault="00E74C0B" w:rsidP="00E74C0B">
            <w:pPr>
              <w:rPr>
                <w:sz w:val="20"/>
                <w:lang w:val="en-GB"/>
              </w:rPr>
            </w:pPr>
            <w:r w:rsidRPr="00E74C0B">
              <w:rPr>
                <w:sz w:val="20"/>
                <w:lang w:val="en-GB"/>
              </w:rPr>
              <w:t>0.9</w:t>
            </w:r>
          </w:p>
        </w:tc>
        <w:tc>
          <w:tcPr>
            <w:tcW w:w="709" w:type="dxa"/>
            <w:tcBorders>
              <w:top w:val="dotted" w:sz="4" w:space="0" w:color="auto"/>
              <w:left w:val="single" w:sz="4" w:space="0" w:color="auto"/>
              <w:bottom w:val="dotted" w:sz="4" w:space="0" w:color="auto"/>
              <w:right w:val="single" w:sz="4" w:space="0" w:color="auto"/>
            </w:tcBorders>
          </w:tcPr>
          <w:p w:rsidR="00E74C0B" w:rsidRPr="00E74C0B" w:rsidRDefault="00E74C0B" w:rsidP="00E74C0B">
            <w:pPr>
              <w:rPr>
                <w:sz w:val="20"/>
                <w:lang w:val="en-GB"/>
              </w:rPr>
            </w:pPr>
            <w:r w:rsidRPr="00E74C0B">
              <w:rPr>
                <w:sz w:val="20"/>
                <w:lang w:val="en-GB"/>
              </w:rPr>
              <w:t>0.3</w:t>
            </w:r>
          </w:p>
        </w:tc>
        <w:tc>
          <w:tcPr>
            <w:tcW w:w="708" w:type="dxa"/>
            <w:tcBorders>
              <w:top w:val="dotted" w:sz="4" w:space="0" w:color="auto"/>
              <w:left w:val="single" w:sz="4" w:space="0" w:color="auto"/>
              <w:bottom w:val="dotted" w:sz="4" w:space="0" w:color="auto"/>
              <w:right w:val="single" w:sz="4" w:space="0" w:color="auto"/>
            </w:tcBorders>
          </w:tcPr>
          <w:p w:rsidR="00E74C0B" w:rsidRPr="00E74C0B" w:rsidRDefault="00E74C0B" w:rsidP="00E74C0B">
            <w:pPr>
              <w:rPr>
                <w:sz w:val="20"/>
                <w:lang w:val="en-GB"/>
              </w:rPr>
            </w:pPr>
            <w:r w:rsidRPr="00E74C0B">
              <w:rPr>
                <w:sz w:val="20"/>
                <w:lang w:val="en-GB"/>
              </w:rPr>
              <w:t>0.15</w:t>
            </w:r>
          </w:p>
        </w:tc>
        <w:tc>
          <w:tcPr>
            <w:tcW w:w="637" w:type="dxa"/>
            <w:tcBorders>
              <w:top w:val="dotted" w:sz="4" w:space="0" w:color="auto"/>
              <w:left w:val="single" w:sz="4" w:space="0" w:color="auto"/>
              <w:bottom w:val="dotted" w:sz="4" w:space="0" w:color="auto"/>
            </w:tcBorders>
          </w:tcPr>
          <w:p w:rsidR="00E74C0B" w:rsidRPr="00E74C0B" w:rsidRDefault="00E74C0B" w:rsidP="00E74C0B">
            <w:pPr>
              <w:rPr>
                <w:sz w:val="20"/>
                <w:lang w:val="en-GB"/>
              </w:rPr>
            </w:pPr>
            <w:r w:rsidRPr="00E74C0B">
              <w:rPr>
                <w:sz w:val="20"/>
                <w:lang w:val="en-GB"/>
              </w:rPr>
              <w:t>4°</w:t>
            </w:r>
          </w:p>
        </w:tc>
      </w:tr>
      <w:tr w:rsidR="00E74C0B" w:rsidRPr="00E74C0B" w:rsidTr="00E74C0B">
        <w:trPr>
          <w:jc w:val="center"/>
        </w:trPr>
        <w:tc>
          <w:tcPr>
            <w:tcW w:w="1913" w:type="dxa"/>
            <w:tcBorders>
              <w:top w:val="dotted" w:sz="4" w:space="0" w:color="auto"/>
              <w:bottom w:val="double" w:sz="4" w:space="0" w:color="auto"/>
              <w:right w:val="single" w:sz="4" w:space="0" w:color="auto"/>
            </w:tcBorders>
          </w:tcPr>
          <w:p w:rsidR="00E74C0B" w:rsidRPr="00E74C0B" w:rsidRDefault="00E74C0B" w:rsidP="00E74C0B">
            <w:pPr>
              <w:rPr>
                <w:sz w:val="20"/>
                <w:lang w:val="en-GB"/>
              </w:rPr>
            </w:pPr>
            <w:r w:rsidRPr="00E74C0B">
              <w:rPr>
                <w:sz w:val="20"/>
                <w:lang w:val="en-GB"/>
              </w:rPr>
              <w:t>Glass – aluminium</w:t>
            </w:r>
          </w:p>
        </w:tc>
        <w:tc>
          <w:tcPr>
            <w:tcW w:w="709" w:type="dxa"/>
            <w:tcBorders>
              <w:top w:val="dotted" w:sz="4" w:space="0" w:color="auto"/>
              <w:left w:val="single" w:sz="4" w:space="0" w:color="auto"/>
              <w:bottom w:val="double" w:sz="4" w:space="0" w:color="auto"/>
              <w:right w:val="single" w:sz="4" w:space="0" w:color="auto"/>
            </w:tcBorders>
          </w:tcPr>
          <w:p w:rsidR="00E74C0B" w:rsidRPr="00E74C0B" w:rsidRDefault="00E74C0B" w:rsidP="00E74C0B">
            <w:pPr>
              <w:rPr>
                <w:sz w:val="20"/>
                <w:lang w:val="en-GB"/>
              </w:rPr>
            </w:pPr>
            <w:r w:rsidRPr="00E74C0B">
              <w:rPr>
                <w:sz w:val="20"/>
                <w:lang w:val="en-GB"/>
              </w:rPr>
              <w:t>0.9</w:t>
            </w:r>
          </w:p>
        </w:tc>
        <w:tc>
          <w:tcPr>
            <w:tcW w:w="709" w:type="dxa"/>
            <w:tcBorders>
              <w:top w:val="dotted" w:sz="4" w:space="0" w:color="auto"/>
              <w:left w:val="single" w:sz="4" w:space="0" w:color="auto"/>
              <w:bottom w:val="double" w:sz="4" w:space="0" w:color="auto"/>
              <w:right w:val="single" w:sz="4" w:space="0" w:color="auto"/>
            </w:tcBorders>
          </w:tcPr>
          <w:p w:rsidR="00E74C0B" w:rsidRPr="00E74C0B" w:rsidRDefault="00E74C0B" w:rsidP="00E74C0B">
            <w:pPr>
              <w:rPr>
                <w:sz w:val="20"/>
                <w:lang w:val="en-GB"/>
              </w:rPr>
            </w:pPr>
            <w:r w:rsidRPr="00E74C0B">
              <w:rPr>
                <w:sz w:val="20"/>
                <w:lang w:val="en-GB"/>
              </w:rPr>
              <w:t>0.3</w:t>
            </w:r>
          </w:p>
        </w:tc>
        <w:tc>
          <w:tcPr>
            <w:tcW w:w="708" w:type="dxa"/>
            <w:tcBorders>
              <w:top w:val="dotted" w:sz="4" w:space="0" w:color="auto"/>
              <w:left w:val="single" w:sz="4" w:space="0" w:color="auto"/>
              <w:bottom w:val="double" w:sz="4" w:space="0" w:color="auto"/>
              <w:right w:val="single" w:sz="4" w:space="0" w:color="auto"/>
            </w:tcBorders>
          </w:tcPr>
          <w:p w:rsidR="00E74C0B" w:rsidRPr="00E74C0B" w:rsidRDefault="00E74C0B" w:rsidP="00E74C0B">
            <w:pPr>
              <w:rPr>
                <w:sz w:val="20"/>
                <w:lang w:val="en-GB"/>
              </w:rPr>
            </w:pPr>
            <w:r w:rsidRPr="00E74C0B">
              <w:rPr>
                <w:sz w:val="20"/>
                <w:lang w:val="en-GB"/>
              </w:rPr>
              <w:t>0.15</w:t>
            </w:r>
          </w:p>
        </w:tc>
        <w:tc>
          <w:tcPr>
            <w:tcW w:w="637" w:type="dxa"/>
            <w:tcBorders>
              <w:top w:val="dotted" w:sz="4" w:space="0" w:color="auto"/>
              <w:left w:val="single" w:sz="4" w:space="0" w:color="auto"/>
              <w:bottom w:val="double" w:sz="4" w:space="0" w:color="auto"/>
            </w:tcBorders>
          </w:tcPr>
          <w:p w:rsidR="00E74C0B" w:rsidRPr="00E74C0B" w:rsidRDefault="00E74C0B" w:rsidP="00E74C0B">
            <w:pPr>
              <w:rPr>
                <w:sz w:val="20"/>
                <w:lang w:val="en-GB"/>
              </w:rPr>
            </w:pPr>
            <w:r w:rsidRPr="00E74C0B">
              <w:rPr>
                <w:sz w:val="20"/>
                <w:lang w:val="en-GB"/>
              </w:rPr>
              <w:t>2°</w:t>
            </w:r>
          </w:p>
        </w:tc>
      </w:tr>
    </w:tbl>
    <w:p w:rsidR="00E74C0B" w:rsidRPr="00E74C0B" w:rsidRDefault="00E74C0B" w:rsidP="00E74C0B">
      <w:pPr>
        <w:rPr>
          <w:lang w:val="en-GB"/>
        </w:rPr>
      </w:pPr>
    </w:p>
    <w:p w:rsidR="00E74C0B" w:rsidRDefault="00E74C0B" w:rsidP="00E74C0B">
      <w:pPr>
        <w:rPr>
          <w:lang w:val="en-GB"/>
        </w:rPr>
      </w:pPr>
      <w:proofErr w:type="gramStart"/>
      <w:r w:rsidRPr="00E74C0B">
        <w:rPr>
          <w:lang w:val="en-GB"/>
        </w:rPr>
        <w:t>Table 7: Restitution coefficients, static and dynamic coefficients of</w:t>
      </w:r>
      <w:r w:rsidR="00871B0A">
        <w:rPr>
          <w:lang w:val="en-GB"/>
        </w:rPr>
        <w:t xml:space="preserve"> friction </w:t>
      </w:r>
      <w:r w:rsidR="00182E90">
        <w:rPr>
          <w:lang w:val="en-GB"/>
        </w:rPr>
        <w:t>as well as</w:t>
      </w:r>
      <w:r w:rsidR="00871B0A">
        <w:rPr>
          <w:lang w:val="en-GB"/>
        </w:rPr>
        <w:t xml:space="preserve"> the characteristic virtual angle</w:t>
      </w:r>
      <w:r w:rsidRPr="00E74C0B">
        <w:rPr>
          <w:lang w:val="en-GB"/>
        </w:rPr>
        <w:t xml:space="preserve"> for different material combinations and 1 mm glass particles.</w:t>
      </w:r>
      <w:proofErr w:type="gramEnd"/>
    </w:p>
    <w:p w:rsidR="00255657" w:rsidRDefault="00255657" w:rsidP="00E74C0B">
      <w:pPr>
        <w:rPr>
          <w:lang w:val="en-GB"/>
        </w:rPr>
      </w:pPr>
    </w:p>
    <w:p w:rsidR="008E2087" w:rsidRDefault="008E2087" w:rsidP="008E2087">
      <w:pPr>
        <w:pStyle w:val="para2"/>
      </w:pPr>
    </w:p>
    <w:tbl>
      <w:tblPr>
        <w:tblW w:w="0" w:type="auto"/>
        <w:jc w:val="center"/>
        <w:tblInd w:w="-409" w:type="dxa"/>
        <w:tblBorders>
          <w:top w:val="double" w:sz="4" w:space="0" w:color="auto"/>
          <w:left w:val="double" w:sz="4" w:space="0" w:color="auto"/>
          <w:bottom w:val="double" w:sz="4" w:space="0" w:color="auto"/>
          <w:right w:val="double" w:sz="4" w:space="0" w:color="auto"/>
        </w:tblBorders>
        <w:tblCellMar>
          <w:left w:w="70" w:type="dxa"/>
          <w:right w:w="70" w:type="dxa"/>
        </w:tblCellMar>
        <w:tblLook w:val="0000"/>
      </w:tblPr>
      <w:tblGrid>
        <w:gridCol w:w="2322"/>
        <w:gridCol w:w="709"/>
        <w:gridCol w:w="709"/>
        <w:gridCol w:w="708"/>
        <w:gridCol w:w="762"/>
        <w:gridCol w:w="875"/>
        <w:gridCol w:w="797"/>
      </w:tblGrid>
      <w:tr w:rsidR="003D793E" w:rsidRPr="00C72EBB" w:rsidTr="003056FC">
        <w:trPr>
          <w:jc w:val="center"/>
        </w:trPr>
        <w:tc>
          <w:tcPr>
            <w:tcW w:w="2322" w:type="dxa"/>
            <w:tcBorders>
              <w:top w:val="double" w:sz="4" w:space="0" w:color="auto"/>
              <w:bottom w:val="double" w:sz="4" w:space="0" w:color="auto"/>
              <w:right w:val="single" w:sz="4" w:space="0" w:color="auto"/>
            </w:tcBorders>
            <w:vAlign w:val="center"/>
          </w:tcPr>
          <w:p w:rsidR="003D793E" w:rsidRPr="00C72EBB" w:rsidRDefault="003D793E" w:rsidP="003D793E">
            <w:pPr>
              <w:rPr>
                <w:sz w:val="20"/>
                <w:lang w:val="en-GB"/>
              </w:rPr>
            </w:pPr>
            <w:r w:rsidRPr="00C72EBB">
              <w:rPr>
                <w:sz w:val="20"/>
                <w:lang w:val="en-GB"/>
              </w:rPr>
              <w:t>Model</w:t>
            </w:r>
          </w:p>
        </w:tc>
        <w:tc>
          <w:tcPr>
            <w:tcW w:w="709" w:type="dxa"/>
            <w:tcBorders>
              <w:top w:val="double" w:sz="4" w:space="0" w:color="auto"/>
              <w:left w:val="single" w:sz="4" w:space="0" w:color="auto"/>
              <w:bottom w:val="double" w:sz="4" w:space="0" w:color="auto"/>
              <w:right w:val="single" w:sz="4" w:space="0" w:color="auto"/>
            </w:tcBorders>
            <w:vAlign w:val="center"/>
          </w:tcPr>
          <w:p w:rsidR="003D793E" w:rsidRPr="00C72EBB" w:rsidRDefault="003D793E" w:rsidP="00C72EBB">
            <w:pPr>
              <w:jc w:val="center"/>
              <w:rPr>
                <w:sz w:val="20"/>
                <w:lang w:val="en-GB"/>
              </w:rPr>
            </w:pPr>
            <w:r w:rsidRPr="00C72EBB">
              <w:rPr>
                <w:sz w:val="20"/>
                <w:lang w:val="en-GB"/>
              </w:rPr>
              <w:t>DP</w:t>
            </w:r>
          </w:p>
        </w:tc>
        <w:tc>
          <w:tcPr>
            <w:tcW w:w="709" w:type="dxa"/>
            <w:tcBorders>
              <w:top w:val="double" w:sz="4" w:space="0" w:color="auto"/>
              <w:left w:val="single" w:sz="4" w:space="0" w:color="auto"/>
              <w:bottom w:val="double" w:sz="4" w:space="0" w:color="auto"/>
              <w:right w:val="single" w:sz="4" w:space="0" w:color="auto"/>
            </w:tcBorders>
            <w:vAlign w:val="center"/>
          </w:tcPr>
          <w:p w:rsidR="003D793E" w:rsidRPr="00C72EBB" w:rsidRDefault="003D793E" w:rsidP="00C72EBB">
            <w:pPr>
              <w:jc w:val="center"/>
              <w:rPr>
                <w:sz w:val="20"/>
                <w:lang w:val="en-GB"/>
              </w:rPr>
            </w:pPr>
            <w:r w:rsidRPr="00C72EBB">
              <w:rPr>
                <w:sz w:val="20"/>
                <w:lang w:val="en-GB"/>
              </w:rPr>
              <w:t>DP+</w:t>
            </w:r>
          </w:p>
        </w:tc>
        <w:tc>
          <w:tcPr>
            <w:tcW w:w="708" w:type="dxa"/>
            <w:tcBorders>
              <w:top w:val="double" w:sz="4" w:space="0" w:color="auto"/>
              <w:left w:val="single" w:sz="4" w:space="0" w:color="auto"/>
              <w:bottom w:val="double" w:sz="4" w:space="0" w:color="auto"/>
              <w:right w:val="single" w:sz="4" w:space="0" w:color="auto"/>
            </w:tcBorders>
            <w:vAlign w:val="center"/>
          </w:tcPr>
          <w:p w:rsidR="003D793E" w:rsidRPr="00C72EBB" w:rsidRDefault="003D793E" w:rsidP="00C72EBB">
            <w:pPr>
              <w:jc w:val="center"/>
              <w:rPr>
                <w:sz w:val="20"/>
                <w:lang w:val="en-GB"/>
              </w:rPr>
            </w:pPr>
            <w:r w:rsidRPr="00C72EBB">
              <w:rPr>
                <w:sz w:val="20"/>
                <w:lang w:val="en-GB"/>
              </w:rPr>
              <w:t>DEM</w:t>
            </w:r>
          </w:p>
        </w:tc>
        <w:tc>
          <w:tcPr>
            <w:tcW w:w="762" w:type="dxa"/>
            <w:tcBorders>
              <w:top w:val="double" w:sz="4" w:space="0" w:color="auto"/>
              <w:left w:val="single" w:sz="4" w:space="0" w:color="auto"/>
              <w:bottom w:val="double" w:sz="4" w:space="0" w:color="auto"/>
              <w:right w:val="single" w:sz="4" w:space="0" w:color="auto"/>
            </w:tcBorders>
          </w:tcPr>
          <w:p w:rsidR="003D793E" w:rsidRPr="00C72EBB" w:rsidRDefault="003D793E" w:rsidP="00C72EBB">
            <w:pPr>
              <w:jc w:val="center"/>
              <w:rPr>
                <w:sz w:val="20"/>
                <w:lang w:val="en-GB"/>
              </w:rPr>
            </w:pPr>
            <w:proofErr w:type="spellStart"/>
            <w:r w:rsidRPr="00C72EBB">
              <w:rPr>
                <w:sz w:val="20"/>
                <w:lang w:val="en-GB"/>
              </w:rPr>
              <w:t>EUgran</w:t>
            </w:r>
            <w:proofErr w:type="spellEnd"/>
          </w:p>
        </w:tc>
        <w:tc>
          <w:tcPr>
            <w:tcW w:w="875" w:type="dxa"/>
            <w:tcBorders>
              <w:top w:val="double" w:sz="4" w:space="0" w:color="auto"/>
              <w:left w:val="single" w:sz="4" w:space="0" w:color="auto"/>
              <w:bottom w:val="double" w:sz="4" w:space="0" w:color="auto"/>
              <w:right w:val="single" w:sz="4" w:space="0" w:color="auto"/>
            </w:tcBorders>
          </w:tcPr>
          <w:p w:rsidR="003D793E" w:rsidRPr="00C72EBB" w:rsidRDefault="003D793E" w:rsidP="00C72EBB">
            <w:pPr>
              <w:jc w:val="center"/>
              <w:rPr>
                <w:sz w:val="20"/>
                <w:lang w:val="en-GB"/>
              </w:rPr>
            </w:pPr>
            <w:proofErr w:type="spellStart"/>
            <w:r w:rsidRPr="00C72EBB">
              <w:rPr>
                <w:sz w:val="20"/>
                <w:lang w:val="en-GB"/>
              </w:rPr>
              <w:t>EUgran</w:t>
            </w:r>
            <w:proofErr w:type="spellEnd"/>
            <w:r w:rsidRPr="00C72EBB">
              <w:rPr>
                <w:sz w:val="20"/>
                <w:lang w:val="en-GB"/>
              </w:rPr>
              <w:t>+</w:t>
            </w:r>
          </w:p>
        </w:tc>
        <w:tc>
          <w:tcPr>
            <w:tcW w:w="797" w:type="dxa"/>
            <w:tcBorders>
              <w:top w:val="double" w:sz="4" w:space="0" w:color="auto"/>
              <w:left w:val="single" w:sz="4" w:space="0" w:color="auto"/>
              <w:bottom w:val="double" w:sz="4" w:space="0" w:color="auto"/>
            </w:tcBorders>
            <w:vAlign w:val="center"/>
          </w:tcPr>
          <w:p w:rsidR="003D793E" w:rsidRPr="00C72EBB" w:rsidRDefault="003D793E" w:rsidP="00C72EBB">
            <w:pPr>
              <w:jc w:val="center"/>
              <w:rPr>
                <w:sz w:val="20"/>
                <w:lang w:val="en-GB"/>
              </w:rPr>
            </w:pPr>
            <w:r w:rsidRPr="00C72EBB">
              <w:rPr>
                <w:sz w:val="20"/>
                <w:lang w:val="en-GB"/>
              </w:rPr>
              <w:t>DDPM</w:t>
            </w:r>
          </w:p>
        </w:tc>
      </w:tr>
      <w:tr w:rsidR="003D793E" w:rsidRPr="00C72EBB" w:rsidTr="003056FC">
        <w:trPr>
          <w:jc w:val="center"/>
        </w:trPr>
        <w:tc>
          <w:tcPr>
            <w:tcW w:w="2322" w:type="dxa"/>
            <w:tcBorders>
              <w:top w:val="double" w:sz="4" w:space="0" w:color="auto"/>
              <w:left w:val="double" w:sz="4" w:space="0" w:color="auto"/>
              <w:bottom w:val="single" w:sz="4" w:space="0" w:color="auto"/>
              <w:right w:val="single" w:sz="4" w:space="0" w:color="auto"/>
            </w:tcBorders>
          </w:tcPr>
          <w:p w:rsidR="003D793E" w:rsidRPr="00C72EBB" w:rsidRDefault="003D793E" w:rsidP="003D793E">
            <w:pPr>
              <w:rPr>
                <w:sz w:val="20"/>
                <w:lang w:val="en-GB"/>
              </w:rPr>
            </w:pPr>
            <w:r w:rsidRPr="00C72EBB">
              <w:rPr>
                <w:sz w:val="20"/>
                <w:lang w:val="en-GB"/>
              </w:rPr>
              <w:t>Gas-particle interaction</w:t>
            </w:r>
          </w:p>
        </w:tc>
        <w:tc>
          <w:tcPr>
            <w:tcW w:w="709" w:type="dxa"/>
            <w:tcBorders>
              <w:top w:val="double" w:sz="4" w:space="0" w:color="auto"/>
              <w:left w:val="single" w:sz="4" w:space="0" w:color="auto"/>
              <w:bottom w:val="sing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09" w:type="dxa"/>
            <w:tcBorders>
              <w:top w:val="double" w:sz="4" w:space="0" w:color="auto"/>
              <w:left w:val="single" w:sz="4" w:space="0" w:color="auto"/>
              <w:bottom w:val="sing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08" w:type="dxa"/>
            <w:tcBorders>
              <w:top w:val="double" w:sz="4" w:space="0" w:color="auto"/>
              <w:left w:val="single" w:sz="4" w:space="0" w:color="auto"/>
              <w:bottom w:val="sing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62" w:type="dxa"/>
            <w:tcBorders>
              <w:top w:val="double" w:sz="4" w:space="0" w:color="auto"/>
              <w:left w:val="single" w:sz="4" w:space="0" w:color="auto"/>
              <w:bottom w:val="sing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875" w:type="dxa"/>
            <w:tcBorders>
              <w:top w:val="double" w:sz="4" w:space="0" w:color="auto"/>
              <w:left w:val="single" w:sz="4" w:space="0" w:color="auto"/>
              <w:bottom w:val="sing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97" w:type="dxa"/>
            <w:tcBorders>
              <w:top w:val="double" w:sz="4" w:space="0" w:color="auto"/>
              <w:left w:val="single" w:sz="4" w:space="0" w:color="auto"/>
              <w:bottom w:val="single" w:sz="4" w:space="0" w:color="auto"/>
              <w:right w:val="double" w:sz="4" w:space="0" w:color="auto"/>
            </w:tcBorders>
          </w:tcPr>
          <w:p w:rsidR="003D793E" w:rsidRPr="00C72EBB" w:rsidRDefault="00C72EBB" w:rsidP="00C72EBB">
            <w:pPr>
              <w:jc w:val="center"/>
              <w:rPr>
                <w:sz w:val="20"/>
                <w:lang w:val="en-GB"/>
              </w:rPr>
            </w:pPr>
            <w:r w:rsidRPr="00C72EBB">
              <w:rPr>
                <w:sz w:val="20"/>
                <w:lang w:val="en-GB"/>
              </w:rPr>
              <w:t>+</w:t>
            </w:r>
          </w:p>
        </w:tc>
      </w:tr>
      <w:tr w:rsidR="003D793E" w:rsidRPr="00C72EBB" w:rsidTr="003056FC">
        <w:trPr>
          <w:jc w:val="center"/>
        </w:trPr>
        <w:tc>
          <w:tcPr>
            <w:tcW w:w="2322" w:type="dxa"/>
            <w:tcBorders>
              <w:top w:val="single" w:sz="4" w:space="0" w:color="auto"/>
              <w:left w:val="double" w:sz="4" w:space="0" w:color="auto"/>
              <w:bottom w:val="single" w:sz="4" w:space="0" w:color="auto"/>
              <w:right w:val="single" w:sz="4" w:space="0" w:color="auto"/>
            </w:tcBorders>
          </w:tcPr>
          <w:p w:rsidR="003D793E" w:rsidRPr="00C72EBB" w:rsidRDefault="003D793E" w:rsidP="003D793E">
            <w:pPr>
              <w:rPr>
                <w:sz w:val="20"/>
                <w:lang w:val="en-GB"/>
              </w:rPr>
            </w:pPr>
            <w:r w:rsidRPr="00C72EBB">
              <w:rPr>
                <w:sz w:val="20"/>
                <w:lang w:val="en-GB"/>
              </w:rPr>
              <w:t>Interparticle collisions</w:t>
            </w:r>
          </w:p>
        </w:tc>
        <w:tc>
          <w:tcPr>
            <w:tcW w:w="709" w:type="dxa"/>
            <w:tcBorders>
              <w:top w:val="single" w:sz="4" w:space="0" w:color="auto"/>
              <w:left w:val="single" w:sz="4" w:space="0" w:color="auto"/>
              <w:bottom w:val="sing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09" w:type="dxa"/>
            <w:tcBorders>
              <w:top w:val="single" w:sz="4" w:space="0" w:color="auto"/>
              <w:left w:val="single" w:sz="4" w:space="0" w:color="auto"/>
              <w:bottom w:val="sing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08" w:type="dxa"/>
            <w:tcBorders>
              <w:top w:val="single" w:sz="4" w:space="0" w:color="auto"/>
              <w:left w:val="single" w:sz="4" w:space="0" w:color="auto"/>
              <w:bottom w:val="sing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62" w:type="dxa"/>
            <w:tcBorders>
              <w:top w:val="single" w:sz="4" w:space="0" w:color="auto"/>
              <w:left w:val="single" w:sz="4" w:space="0" w:color="auto"/>
              <w:bottom w:val="sing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875" w:type="dxa"/>
            <w:tcBorders>
              <w:top w:val="single" w:sz="4" w:space="0" w:color="auto"/>
              <w:left w:val="single" w:sz="4" w:space="0" w:color="auto"/>
              <w:bottom w:val="sing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97" w:type="dxa"/>
            <w:tcBorders>
              <w:top w:val="single" w:sz="4" w:space="0" w:color="auto"/>
              <w:left w:val="single" w:sz="4" w:space="0" w:color="auto"/>
              <w:bottom w:val="single" w:sz="4" w:space="0" w:color="auto"/>
              <w:right w:val="double" w:sz="4" w:space="0" w:color="auto"/>
            </w:tcBorders>
          </w:tcPr>
          <w:p w:rsidR="003D793E" w:rsidRPr="00C72EBB" w:rsidRDefault="00C72EBB" w:rsidP="00C72EBB">
            <w:pPr>
              <w:jc w:val="center"/>
              <w:rPr>
                <w:sz w:val="20"/>
                <w:lang w:val="en-GB"/>
              </w:rPr>
            </w:pPr>
            <w:r w:rsidRPr="00C72EBB">
              <w:rPr>
                <w:sz w:val="20"/>
                <w:lang w:val="en-GB"/>
              </w:rPr>
              <w:t>+</w:t>
            </w:r>
          </w:p>
        </w:tc>
      </w:tr>
      <w:tr w:rsidR="003D793E" w:rsidRPr="00C72EBB" w:rsidTr="003056FC">
        <w:trPr>
          <w:jc w:val="center"/>
        </w:trPr>
        <w:tc>
          <w:tcPr>
            <w:tcW w:w="2322" w:type="dxa"/>
            <w:tcBorders>
              <w:top w:val="single" w:sz="4" w:space="0" w:color="auto"/>
              <w:left w:val="double" w:sz="4" w:space="0" w:color="auto"/>
              <w:bottom w:val="single" w:sz="4" w:space="0" w:color="auto"/>
              <w:right w:val="single" w:sz="4" w:space="0" w:color="auto"/>
            </w:tcBorders>
          </w:tcPr>
          <w:p w:rsidR="003D793E" w:rsidRPr="00C72EBB" w:rsidRDefault="003D793E" w:rsidP="003D793E">
            <w:pPr>
              <w:rPr>
                <w:sz w:val="20"/>
                <w:lang w:val="en-GB"/>
              </w:rPr>
            </w:pPr>
            <w:r w:rsidRPr="00C72EBB">
              <w:rPr>
                <w:sz w:val="20"/>
                <w:lang w:val="en-GB"/>
              </w:rPr>
              <w:t>Wall roughness</w:t>
            </w:r>
          </w:p>
        </w:tc>
        <w:tc>
          <w:tcPr>
            <w:tcW w:w="709" w:type="dxa"/>
            <w:tcBorders>
              <w:top w:val="single" w:sz="4" w:space="0" w:color="auto"/>
              <w:left w:val="single" w:sz="4" w:space="0" w:color="auto"/>
              <w:bottom w:val="sing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09" w:type="dxa"/>
            <w:tcBorders>
              <w:top w:val="single" w:sz="4" w:space="0" w:color="auto"/>
              <w:left w:val="single" w:sz="4" w:space="0" w:color="auto"/>
              <w:bottom w:val="sing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08" w:type="dxa"/>
            <w:tcBorders>
              <w:top w:val="single" w:sz="4" w:space="0" w:color="auto"/>
              <w:left w:val="single" w:sz="4" w:space="0" w:color="auto"/>
              <w:bottom w:val="sing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62" w:type="dxa"/>
            <w:tcBorders>
              <w:top w:val="single" w:sz="4" w:space="0" w:color="auto"/>
              <w:left w:val="single" w:sz="4" w:space="0" w:color="auto"/>
              <w:bottom w:val="sing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875" w:type="dxa"/>
            <w:tcBorders>
              <w:top w:val="single" w:sz="4" w:space="0" w:color="auto"/>
              <w:left w:val="single" w:sz="4" w:space="0" w:color="auto"/>
              <w:bottom w:val="sing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97" w:type="dxa"/>
            <w:tcBorders>
              <w:top w:val="single" w:sz="4" w:space="0" w:color="auto"/>
              <w:left w:val="single" w:sz="4" w:space="0" w:color="auto"/>
              <w:bottom w:val="single" w:sz="4" w:space="0" w:color="auto"/>
              <w:right w:val="double" w:sz="4" w:space="0" w:color="auto"/>
            </w:tcBorders>
          </w:tcPr>
          <w:p w:rsidR="003D793E" w:rsidRPr="00C72EBB" w:rsidRDefault="00C72EBB" w:rsidP="00C72EBB">
            <w:pPr>
              <w:jc w:val="center"/>
              <w:rPr>
                <w:sz w:val="20"/>
                <w:lang w:val="en-GB"/>
              </w:rPr>
            </w:pPr>
            <w:r w:rsidRPr="00C72EBB">
              <w:rPr>
                <w:sz w:val="20"/>
                <w:lang w:val="en-GB"/>
              </w:rPr>
              <w:t>-</w:t>
            </w:r>
          </w:p>
        </w:tc>
      </w:tr>
      <w:tr w:rsidR="003D793E" w:rsidRPr="00C72EBB" w:rsidTr="003056FC">
        <w:trPr>
          <w:jc w:val="center"/>
        </w:trPr>
        <w:tc>
          <w:tcPr>
            <w:tcW w:w="2322" w:type="dxa"/>
            <w:tcBorders>
              <w:top w:val="single" w:sz="4" w:space="0" w:color="auto"/>
              <w:left w:val="double" w:sz="4" w:space="0" w:color="auto"/>
              <w:bottom w:val="double" w:sz="4" w:space="0" w:color="auto"/>
              <w:right w:val="single" w:sz="4" w:space="0" w:color="auto"/>
            </w:tcBorders>
          </w:tcPr>
          <w:p w:rsidR="003D793E" w:rsidRPr="00C72EBB" w:rsidRDefault="003D793E" w:rsidP="003D793E">
            <w:pPr>
              <w:rPr>
                <w:sz w:val="20"/>
                <w:lang w:val="en-GB"/>
              </w:rPr>
            </w:pPr>
            <w:r w:rsidRPr="00C72EBB">
              <w:rPr>
                <w:sz w:val="20"/>
                <w:lang w:val="en-GB"/>
              </w:rPr>
              <w:t>Particle rotation</w:t>
            </w:r>
          </w:p>
        </w:tc>
        <w:tc>
          <w:tcPr>
            <w:tcW w:w="709" w:type="dxa"/>
            <w:tcBorders>
              <w:top w:val="single" w:sz="4" w:space="0" w:color="auto"/>
              <w:left w:val="single" w:sz="4" w:space="0" w:color="auto"/>
              <w:bottom w:val="doub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09" w:type="dxa"/>
            <w:tcBorders>
              <w:top w:val="single" w:sz="4" w:space="0" w:color="auto"/>
              <w:left w:val="single" w:sz="4" w:space="0" w:color="auto"/>
              <w:bottom w:val="doub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08" w:type="dxa"/>
            <w:tcBorders>
              <w:top w:val="single" w:sz="4" w:space="0" w:color="auto"/>
              <w:left w:val="single" w:sz="4" w:space="0" w:color="auto"/>
              <w:bottom w:val="doub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62" w:type="dxa"/>
            <w:tcBorders>
              <w:top w:val="single" w:sz="4" w:space="0" w:color="auto"/>
              <w:left w:val="single" w:sz="4" w:space="0" w:color="auto"/>
              <w:bottom w:val="doub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875" w:type="dxa"/>
            <w:tcBorders>
              <w:top w:val="single" w:sz="4" w:space="0" w:color="auto"/>
              <w:left w:val="single" w:sz="4" w:space="0" w:color="auto"/>
              <w:bottom w:val="doub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97" w:type="dxa"/>
            <w:tcBorders>
              <w:top w:val="single" w:sz="4" w:space="0" w:color="auto"/>
              <w:left w:val="single" w:sz="4" w:space="0" w:color="auto"/>
              <w:bottom w:val="double" w:sz="4" w:space="0" w:color="auto"/>
              <w:right w:val="double" w:sz="4" w:space="0" w:color="auto"/>
            </w:tcBorders>
          </w:tcPr>
          <w:p w:rsidR="003D793E" w:rsidRPr="00C72EBB" w:rsidRDefault="00C72EBB" w:rsidP="00C72EBB">
            <w:pPr>
              <w:jc w:val="center"/>
              <w:rPr>
                <w:sz w:val="20"/>
                <w:lang w:val="en-GB"/>
              </w:rPr>
            </w:pPr>
            <w:r w:rsidRPr="00C72EBB">
              <w:rPr>
                <w:sz w:val="20"/>
                <w:lang w:val="en-GB"/>
              </w:rPr>
              <w:t>-</w:t>
            </w:r>
          </w:p>
        </w:tc>
      </w:tr>
      <w:tr w:rsidR="003D793E" w:rsidRPr="00C72EBB" w:rsidTr="003056FC">
        <w:trPr>
          <w:jc w:val="center"/>
        </w:trPr>
        <w:tc>
          <w:tcPr>
            <w:tcW w:w="2322" w:type="dxa"/>
            <w:tcBorders>
              <w:top w:val="double" w:sz="4" w:space="0" w:color="auto"/>
              <w:left w:val="double" w:sz="4" w:space="0" w:color="auto"/>
              <w:bottom w:val="single" w:sz="4" w:space="0" w:color="auto"/>
              <w:right w:val="single" w:sz="4" w:space="0" w:color="auto"/>
            </w:tcBorders>
          </w:tcPr>
          <w:p w:rsidR="003D793E" w:rsidRPr="00C72EBB" w:rsidRDefault="003D793E" w:rsidP="003D793E">
            <w:pPr>
              <w:rPr>
                <w:sz w:val="20"/>
                <w:lang w:val="en-GB"/>
              </w:rPr>
            </w:pPr>
            <w:r w:rsidRPr="00C72EBB">
              <w:rPr>
                <w:sz w:val="20"/>
                <w:lang w:val="en-GB"/>
              </w:rPr>
              <w:t>Qualitative agreement</w:t>
            </w:r>
          </w:p>
        </w:tc>
        <w:tc>
          <w:tcPr>
            <w:tcW w:w="709" w:type="dxa"/>
            <w:tcBorders>
              <w:top w:val="double" w:sz="4" w:space="0" w:color="auto"/>
              <w:left w:val="single" w:sz="4" w:space="0" w:color="auto"/>
              <w:bottom w:val="sing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09" w:type="dxa"/>
            <w:tcBorders>
              <w:top w:val="double" w:sz="4" w:space="0" w:color="auto"/>
              <w:left w:val="single" w:sz="4" w:space="0" w:color="auto"/>
              <w:bottom w:val="sing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08" w:type="dxa"/>
            <w:tcBorders>
              <w:top w:val="double" w:sz="4" w:space="0" w:color="auto"/>
              <w:left w:val="single" w:sz="4" w:space="0" w:color="auto"/>
              <w:bottom w:val="sing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62" w:type="dxa"/>
            <w:tcBorders>
              <w:top w:val="double" w:sz="4" w:space="0" w:color="auto"/>
              <w:left w:val="single" w:sz="4" w:space="0" w:color="auto"/>
              <w:bottom w:val="sing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875" w:type="dxa"/>
            <w:tcBorders>
              <w:top w:val="double" w:sz="4" w:space="0" w:color="auto"/>
              <w:left w:val="single" w:sz="4" w:space="0" w:color="auto"/>
              <w:bottom w:val="sing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97" w:type="dxa"/>
            <w:tcBorders>
              <w:top w:val="double" w:sz="4" w:space="0" w:color="auto"/>
              <w:left w:val="single" w:sz="4" w:space="0" w:color="auto"/>
              <w:bottom w:val="single" w:sz="4" w:space="0" w:color="auto"/>
              <w:right w:val="double" w:sz="4" w:space="0" w:color="auto"/>
            </w:tcBorders>
          </w:tcPr>
          <w:p w:rsidR="003D793E" w:rsidRPr="00C72EBB" w:rsidRDefault="00C72EBB" w:rsidP="00C72EBB">
            <w:pPr>
              <w:jc w:val="center"/>
              <w:rPr>
                <w:sz w:val="20"/>
                <w:lang w:val="en-GB"/>
              </w:rPr>
            </w:pPr>
            <w:r w:rsidRPr="00C72EBB">
              <w:rPr>
                <w:sz w:val="20"/>
                <w:lang w:val="en-GB"/>
              </w:rPr>
              <w:t>++</w:t>
            </w:r>
          </w:p>
        </w:tc>
      </w:tr>
      <w:tr w:rsidR="003D793E" w:rsidRPr="00C72EBB" w:rsidTr="003056FC">
        <w:trPr>
          <w:jc w:val="center"/>
        </w:trPr>
        <w:tc>
          <w:tcPr>
            <w:tcW w:w="2322" w:type="dxa"/>
            <w:tcBorders>
              <w:top w:val="single" w:sz="4" w:space="0" w:color="auto"/>
              <w:left w:val="double" w:sz="4" w:space="0" w:color="auto"/>
              <w:bottom w:val="double" w:sz="4" w:space="0" w:color="auto"/>
              <w:right w:val="single" w:sz="4" w:space="0" w:color="auto"/>
            </w:tcBorders>
          </w:tcPr>
          <w:p w:rsidR="003D793E" w:rsidRPr="00C72EBB" w:rsidRDefault="003D793E" w:rsidP="003D793E">
            <w:pPr>
              <w:rPr>
                <w:sz w:val="20"/>
                <w:lang w:val="en-GB"/>
              </w:rPr>
            </w:pPr>
            <w:r w:rsidRPr="00C72EBB">
              <w:rPr>
                <w:sz w:val="20"/>
                <w:lang w:val="en-GB"/>
              </w:rPr>
              <w:t>Quantitative agreement</w:t>
            </w:r>
          </w:p>
        </w:tc>
        <w:tc>
          <w:tcPr>
            <w:tcW w:w="709" w:type="dxa"/>
            <w:tcBorders>
              <w:top w:val="single" w:sz="4" w:space="0" w:color="auto"/>
              <w:left w:val="single" w:sz="4" w:space="0" w:color="auto"/>
              <w:bottom w:val="doub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09" w:type="dxa"/>
            <w:tcBorders>
              <w:top w:val="single" w:sz="4" w:space="0" w:color="auto"/>
              <w:left w:val="single" w:sz="4" w:space="0" w:color="auto"/>
              <w:bottom w:val="doub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08" w:type="dxa"/>
            <w:tcBorders>
              <w:top w:val="single" w:sz="4" w:space="0" w:color="auto"/>
              <w:left w:val="single" w:sz="4" w:space="0" w:color="auto"/>
              <w:bottom w:val="doub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62" w:type="dxa"/>
            <w:tcBorders>
              <w:top w:val="single" w:sz="4" w:space="0" w:color="auto"/>
              <w:left w:val="single" w:sz="4" w:space="0" w:color="auto"/>
              <w:bottom w:val="doub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875" w:type="dxa"/>
            <w:tcBorders>
              <w:top w:val="single" w:sz="4" w:space="0" w:color="auto"/>
              <w:left w:val="single" w:sz="4" w:space="0" w:color="auto"/>
              <w:bottom w:val="doub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97" w:type="dxa"/>
            <w:tcBorders>
              <w:top w:val="single" w:sz="4" w:space="0" w:color="auto"/>
              <w:left w:val="single" w:sz="4" w:space="0" w:color="auto"/>
              <w:bottom w:val="double" w:sz="4" w:space="0" w:color="auto"/>
              <w:right w:val="double" w:sz="4" w:space="0" w:color="auto"/>
            </w:tcBorders>
          </w:tcPr>
          <w:p w:rsidR="003D793E" w:rsidRPr="00C72EBB" w:rsidRDefault="00C72EBB" w:rsidP="00C72EBB">
            <w:pPr>
              <w:jc w:val="center"/>
              <w:rPr>
                <w:sz w:val="20"/>
                <w:lang w:val="en-GB"/>
              </w:rPr>
            </w:pPr>
            <w:r w:rsidRPr="00C72EBB">
              <w:rPr>
                <w:sz w:val="20"/>
                <w:lang w:val="en-GB"/>
              </w:rPr>
              <w:t>+</w:t>
            </w:r>
          </w:p>
        </w:tc>
      </w:tr>
      <w:tr w:rsidR="003D793E" w:rsidRPr="00C72EBB" w:rsidTr="003056FC">
        <w:trPr>
          <w:jc w:val="center"/>
        </w:trPr>
        <w:tc>
          <w:tcPr>
            <w:tcW w:w="2322" w:type="dxa"/>
            <w:tcBorders>
              <w:top w:val="double" w:sz="4" w:space="0" w:color="auto"/>
              <w:left w:val="double" w:sz="4" w:space="0" w:color="auto"/>
              <w:bottom w:val="double" w:sz="4" w:space="0" w:color="auto"/>
              <w:right w:val="single" w:sz="4" w:space="0" w:color="auto"/>
            </w:tcBorders>
          </w:tcPr>
          <w:p w:rsidR="003D793E" w:rsidRPr="00C72EBB" w:rsidRDefault="003D793E" w:rsidP="003D793E">
            <w:pPr>
              <w:rPr>
                <w:sz w:val="20"/>
                <w:lang w:val="en-GB"/>
              </w:rPr>
            </w:pPr>
            <w:r w:rsidRPr="00C72EBB">
              <w:rPr>
                <w:sz w:val="20"/>
                <w:lang w:val="en-GB"/>
              </w:rPr>
              <w:t>Computational efficiency</w:t>
            </w:r>
          </w:p>
        </w:tc>
        <w:tc>
          <w:tcPr>
            <w:tcW w:w="709" w:type="dxa"/>
            <w:tcBorders>
              <w:top w:val="double" w:sz="4" w:space="0" w:color="auto"/>
              <w:left w:val="single" w:sz="4" w:space="0" w:color="auto"/>
              <w:bottom w:val="doub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09" w:type="dxa"/>
            <w:tcBorders>
              <w:top w:val="double" w:sz="4" w:space="0" w:color="auto"/>
              <w:left w:val="single" w:sz="4" w:space="0" w:color="auto"/>
              <w:bottom w:val="doub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08" w:type="dxa"/>
            <w:tcBorders>
              <w:top w:val="double" w:sz="4" w:space="0" w:color="auto"/>
              <w:left w:val="single" w:sz="4" w:space="0" w:color="auto"/>
              <w:bottom w:val="doub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62" w:type="dxa"/>
            <w:tcBorders>
              <w:top w:val="double" w:sz="4" w:space="0" w:color="auto"/>
              <w:left w:val="single" w:sz="4" w:space="0" w:color="auto"/>
              <w:bottom w:val="doub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875" w:type="dxa"/>
            <w:tcBorders>
              <w:top w:val="double" w:sz="4" w:space="0" w:color="auto"/>
              <w:left w:val="single" w:sz="4" w:space="0" w:color="auto"/>
              <w:bottom w:val="double" w:sz="4" w:space="0" w:color="auto"/>
              <w:right w:val="single" w:sz="4" w:space="0" w:color="auto"/>
            </w:tcBorders>
          </w:tcPr>
          <w:p w:rsidR="003D793E" w:rsidRPr="00C72EBB" w:rsidRDefault="00C72EBB" w:rsidP="00C72EBB">
            <w:pPr>
              <w:jc w:val="center"/>
              <w:rPr>
                <w:sz w:val="20"/>
                <w:lang w:val="en-GB"/>
              </w:rPr>
            </w:pPr>
            <w:r w:rsidRPr="00C72EBB">
              <w:rPr>
                <w:sz w:val="20"/>
                <w:lang w:val="en-GB"/>
              </w:rPr>
              <w:t>~</w:t>
            </w:r>
          </w:p>
        </w:tc>
        <w:tc>
          <w:tcPr>
            <w:tcW w:w="797" w:type="dxa"/>
            <w:tcBorders>
              <w:top w:val="double" w:sz="4" w:space="0" w:color="auto"/>
              <w:left w:val="single" w:sz="4" w:space="0" w:color="auto"/>
              <w:bottom w:val="double" w:sz="4" w:space="0" w:color="auto"/>
              <w:right w:val="double" w:sz="4" w:space="0" w:color="auto"/>
            </w:tcBorders>
          </w:tcPr>
          <w:p w:rsidR="003D793E" w:rsidRPr="00C72EBB" w:rsidRDefault="00C72EBB" w:rsidP="00C72EBB">
            <w:pPr>
              <w:jc w:val="center"/>
              <w:rPr>
                <w:sz w:val="20"/>
                <w:lang w:val="en-GB"/>
              </w:rPr>
            </w:pPr>
            <w:r w:rsidRPr="00C72EBB">
              <w:rPr>
                <w:sz w:val="20"/>
                <w:lang w:val="en-GB"/>
              </w:rPr>
              <w:t>+</w:t>
            </w:r>
          </w:p>
        </w:tc>
      </w:tr>
    </w:tbl>
    <w:p w:rsidR="008E2087" w:rsidRPr="00C72EBB" w:rsidRDefault="008E2087" w:rsidP="008E2087">
      <w:pPr>
        <w:rPr>
          <w:lang w:val="en-GB"/>
        </w:rPr>
      </w:pPr>
    </w:p>
    <w:p w:rsidR="008E2087" w:rsidRDefault="008E2087" w:rsidP="008E2087">
      <w:pPr>
        <w:rPr>
          <w:lang w:val="en-GB"/>
        </w:rPr>
      </w:pPr>
      <w:r w:rsidRPr="00C72EBB">
        <w:rPr>
          <w:lang w:val="en-GB"/>
        </w:rPr>
        <w:t>Table</w:t>
      </w:r>
      <w:r w:rsidR="00C72EBB" w:rsidRPr="00C72EBB">
        <w:rPr>
          <w:lang w:val="en-GB"/>
        </w:rPr>
        <w:t xml:space="preserve"> 8: Model evaluation matrix</w:t>
      </w:r>
    </w:p>
    <w:p w:rsidR="008E2087" w:rsidRDefault="008E2087" w:rsidP="008E2087">
      <w:pPr>
        <w:rPr>
          <w:lang w:val="en-GB"/>
        </w:rPr>
      </w:pPr>
    </w:p>
    <w:p w:rsidR="00255657" w:rsidRDefault="006E79F1" w:rsidP="00E74C0B">
      <w:pPr>
        <w:rPr>
          <w:lang w:val="en-GB"/>
        </w:rPr>
      </w:pPr>
      <w:r>
        <w:rPr>
          <w:lang w:val="en-GB"/>
        </w:rPr>
        <w:br w:type="page"/>
      </w:r>
    </w:p>
    <w:p w:rsidR="00255657" w:rsidRDefault="00255657" w:rsidP="00E74C0B">
      <w:pPr>
        <w:rPr>
          <w:lang w:val="en-GB"/>
        </w:rPr>
      </w:pPr>
    </w:p>
    <w:p w:rsidR="00255657" w:rsidRDefault="00FE05A7" w:rsidP="00826258">
      <w:pPr>
        <w:jc w:val="center"/>
      </w:pPr>
      <w:r w:rsidRPr="00FE05A7">
        <w:rPr>
          <w:noProof/>
        </w:rPr>
        <w:pict>
          <v:shapetype id="_x0000_t202" coordsize="21600,21600" o:spt="202" path="m,l,21600r21600,l21600,xe">
            <v:stroke joinstyle="miter"/>
            <v:path gradientshapeok="t" o:connecttype="rect"/>
          </v:shapetype>
          <v:shape id="_x0000_s1079" type="#_x0000_t202" style="position:absolute;left:0;text-align:left;margin-left:-2.2pt;margin-top:118.8pt;width:29.45pt;height:25.9pt;z-index:251657216" filled="f" stroked="f">
            <v:textbox>
              <w:txbxContent>
                <w:p w:rsidR="00614F18" w:rsidRPr="00826258" w:rsidRDefault="00614F18">
                  <w:pPr>
                    <w:rPr>
                      <w:sz w:val="22"/>
                      <w:lang w:val="de-AT"/>
                    </w:rPr>
                  </w:pPr>
                  <w:r w:rsidRPr="00826258">
                    <w:rPr>
                      <w:sz w:val="22"/>
                      <w:lang w:val="de-AT"/>
                    </w:rPr>
                    <w:t>c)</w:t>
                  </w:r>
                </w:p>
              </w:txbxContent>
            </v:textbox>
          </v:shape>
        </w:pict>
      </w:r>
      <w:r w:rsidR="00ED361E">
        <w:rPr>
          <w:noProof/>
          <w:lang w:val="de-AT" w:eastAsia="de-AT"/>
        </w:rPr>
        <w:drawing>
          <wp:inline distT="0" distB="0" distL="0" distR="0">
            <wp:extent cx="4316095" cy="1521460"/>
            <wp:effectExtent l="19050" t="0" r="8255"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4316095" cy="1521460"/>
                    </a:xfrm>
                    <a:prstGeom prst="rect">
                      <a:avLst/>
                    </a:prstGeom>
                    <a:noFill/>
                    <a:ln w="9525">
                      <a:noFill/>
                      <a:miter lim="800000"/>
                      <a:headEnd/>
                      <a:tailEnd/>
                    </a:ln>
                  </pic:spPr>
                </pic:pic>
              </a:graphicData>
            </a:graphic>
          </wp:inline>
        </w:drawing>
      </w:r>
    </w:p>
    <w:p w:rsidR="00826258" w:rsidRDefault="00826258" w:rsidP="00826258">
      <w:pPr>
        <w:jc w:val="center"/>
      </w:pPr>
    </w:p>
    <w:p w:rsidR="00826258" w:rsidRDefault="00FE05A7" w:rsidP="00826258">
      <w:pPr>
        <w:jc w:val="center"/>
        <w:rPr>
          <w:lang w:val="en-GB"/>
        </w:rPr>
      </w:pPr>
      <w:r w:rsidRPr="00FE05A7">
        <w:rPr>
          <w:lang w:val="en-GB"/>
        </w:rPr>
      </w:r>
      <w:r>
        <w:rPr>
          <w:lang w:val="en-GB"/>
        </w:rPr>
        <w:pict>
          <v:group id="_x0000_s1076" editas="canvas" style="width:453.6pt;height:68.6pt;mso-position-horizontal-relative:char;mso-position-vertical-relative:line" coordorigin="1441,4103" coordsize="9072,1372">
            <o:lock v:ext="edit" aspectratio="t"/>
            <v:shape id="_x0000_s1075" type="#_x0000_t75" style="position:absolute;left:1441;top:4103;width:9072;height:1372" o:preferrelative="f">
              <v:fill o:detectmouseclick="t"/>
              <v:path o:extrusionok="t" o:connecttype="none"/>
              <o:lock v:ext="edit" text="t"/>
            </v:shape>
            <v:group id="Group 19" o:spid="_x0000_s1029" style="position:absolute;left:1441;top:4724;width:1901;height:653" coordorigin="5309,2900" coordsize="1296,445">
              <v:line id="Line 20" o:spid="_x0000_s1030" style="position:absolute;visibility:visible" from="5309,3345" to="6605,3345" strokeweight="2.25pt"/>
              <v:oval id="Oval 21" o:spid="_x0000_s1031" style="position:absolute;left:5379;top:2900;width:229;height:208;visibility:visible;v-text-anchor:middle" strokeweight="1.5pt">
                <v:textbox style="mso-rotate-with-shape:t" inset="1.49861mm,.74931mm,1.49861mm,.74931mm">
                  <w:txbxContent>
                    <w:p w:rsidR="00614F18" w:rsidRPr="000C150B" w:rsidRDefault="00614F18" w:rsidP="00826258">
                      <w:pPr>
                        <w:autoSpaceDE w:val="0"/>
                        <w:autoSpaceDN w:val="0"/>
                        <w:adjustRightInd w:val="0"/>
                        <w:rPr>
                          <w:color w:val="000000"/>
                          <w:sz w:val="28"/>
                          <w:szCs w:val="48"/>
                          <w:lang w:val="de-AT"/>
                        </w:rPr>
                      </w:pPr>
                    </w:p>
                  </w:txbxContent>
                </v:textbox>
              </v:oval>
              <v:line id="Line 22" o:spid="_x0000_s1032" style="position:absolute;visibility:visible" from="5584,3074" to="5901,3345" strokeweight="1pt">
                <v:stroke endarrow="block"/>
              </v:line>
              <v:line id="Line 23" o:spid="_x0000_s1033" style="position:absolute;flip:y;visibility:visible" from="5895,3096" to="6259,3333" strokeweight="1pt">
                <v:stroke endarrow="block"/>
              </v:line>
              <v:oval id="Oval 24" o:spid="_x0000_s1034" style="position:absolute;left:6205;top:2906;width:230;height:208;visibility:visible;v-text-anchor:middle" strokeweight="1.5pt">
                <v:stroke dashstyle="dash"/>
                <v:textbox style="mso-rotate-with-shape:t" inset="1.49861mm,.74931mm,1.49861mm,.74931mm">
                  <w:txbxContent>
                    <w:p w:rsidR="00614F18" w:rsidRPr="000C150B" w:rsidRDefault="00614F18" w:rsidP="00826258">
                      <w:pPr>
                        <w:autoSpaceDE w:val="0"/>
                        <w:autoSpaceDN w:val="0"/>
                        <w:adjustRightInd w:val="0"/>
                        <w:rPr>
                          <w:color w:val="000000"/>
                          <w:sz w:val="28"/>
                          <w:szCs w:val="48"/>
                          <w:lang w:val="de-AT"/>
                        </w:rPr>
                      </w:pPr>
                    </w:p>
                  </w:txbxContent>
                </v:textbox>
              </v:oval>
            </v:group>
            <v:oval id="Oval 25" o:spid="_x0000_s1035" style="position:absolute;left:3937;top:4218;width:395;height:365;visibility:visible;v-text-anchor:middle" fillcolor="#618ffd" strokeweight="1pt">
              <v:textbox style="mso-rotate-with-shape:t" inset="1.49861mm,.74931mm,1.49861mm,.74931mm">
                <w:txbxContent>
                  <w:p w:rsidR="00614F18" w:rsidRPr="000C150B" w:rsidRDefault="00614F18" w:rsidP="00826258">
                    <w:pPr>
                      <w:autoSpaceDE w:val="0"/>
                      <w:autoSpaceDN w:val="0"/>
                      <w:adjustRightInd w:val="0"/>
                      <w:rPr>
                        <w:color w:val="000000"/>
                        <w:sz w:val="28"/>
                        <w:szCs w:val="48"/>
                        <w:lang w:val="de-AT"/>
                      </w:rPr>
                    </w:pPr>
                  </w:p>
                </w:txbxContent>
              </v:textbox>
            </v:oval>
            <v:line id="Line 26" o:spid="_x0000_s1036" style="position:absolute;visibility:visible" from="4219,4566" to="4715,5353" strokeweight="1pt">
              <v:stroke endarrow="block"/>
            </v:line>
            <v:group id="Group 27" o:spid="_x0000_s1037" style="position:absolute;left:3867;top:4709;width:1901;height:653" coordorigin="5309,2900" coordsize="1296,445">
              <v:line id="Line 28" o:spid="_x0000_s1038" style="position:absolute;visibility:visible" from="5309,3345" to="6605,3345" strokeweight="2.25pt"/>
              <v:oval id="Oval 29" o:spid="_x0000_s1039" style="position:absolute;left:5379;top:2900;width:229;height:208;visibility:visible;v-text-anchor:middle" strokeweight="1.5pt">
                <v:textbox style="mso-rotate-with-shape:t" inset="1.49861mm,.74931mm,1.49861mm,.74931mm">
                  <w:txbxContent>
                    <w:p w:rsidR="00614F18" w:rsidRPr="000C150B" w:rsidRDefault="00614F18" w:rsidP="00826258">
                      <w:pPr>
                        <w:autoSpaceDE w:val="0"/>
                        <w:autoSpaceDN w:val="0"/>
                        <w:adjustRightInd w:val="0"/>
                        <w:rPr>
                          <w:color w:val="000000"/>
                          <w:sz w:val="28"/>
                          <w:szCs w:val="48"/>
                          <w:lang w:val="de-AT"/>
                        </w:rPr>
                      </w:pPr>
                    </w:p>
                  </w:txbxContent>
                </v:textbox>
              </v:oval>
              <v:line id="Line 30" o:spid="_x0000_s1040" style="position:absolute;visibility:visible" from="5584,3074" to="5901,3345" strokeweight="1pt">
                <v:stroke endarrow="block"/>
              </v:line>
              <v:line id="Line 31" o:spid="_x0000_s1041" style="position:absolute;flip:y;visibility:visible" from="5895,3096" to="6259,3333" strokeweight="1pt">
                <v:stroke endarrow="block"/>
              </v:line>
              <v:oval id="Oval 32" o:spid="_x0000_s1042" style="position:absolute;left:6205;top:2906;width:230;height:208;visibility:visible;v-text-anchor:middle" strokeweight="1.5pt">
                <v:stroke dashstyle="dash"/>
                <v:textbox style="mso-rotate-with-shape:t" inset="1.49861mm,.74931mm,1.49861mm,.74931mm">
                  <w:txbxContent>
                    <w:p w:rsidR="00614F18" w:rsidRPr="000C150B" w:rsidRDefault="00614F18" w:rsidP="00826258">
                      <w:pPr>
                        <w:autoSpaceDE w:val="0"/>
                        <w:autoSpaceDN w:val="0"/>
                        <w:adjustRightInd w:val="0"/>
                        <w:rPr>
                          <w:color w:val="000000"/>
                          <w:sz w:val="28"/>
                          <w:szCs w:val="48"/>
                          <w:lang w:val="de-AT"/>
                        </w:rPr>
                      </w:pPr>
                    </w:p>
                  </w:txbxContent>
                </v:textbox>
              </v:oval>
            </v:group>
            <v:oval id="Oval 33" o:spid="_x0000_s1043" style="position:absolute;left:3692;top:4989;width:234;height:216;visibility:visible;v-text-anchor:middle" fillcolor="#618ffd" strokeweight="1pt">
              <v:textbox style="mso-rotate-with-shape:t" inset="1.49861mm,.74931mm,1.49861mm,.74931mm">
                <w:txbxContent>
                  <w:p w:rsidR="00614F18" w:rsidRPr="000C150B" w:rsidRDefault="00614F18" w:rsidP="00826258">
                    <w:pPr>
                      <w:autoSpaceDE w:val="0"/>
                      <w:autoSpaceDN w:val="0"/>
                      <w:adjustRightInd w:val="0"/>
                      <w:rPr>
                        <w:color w:val="000000"/>
                        <w:sz w:val="28"/>
                        <w:szCs w:val="48"/>
                        <w:lang w:val="de-AT"/>
                      </w:rPr>
                    </w:pPr>
                  </w:p>
                </w:txbxContent>
              </v:textbox>
            </v:oval>
            <v:line id="Line 34" o:spid="_x0000_s1044" style="position:absolute;visibility:visible" from="3937,5155" to="4679,5352" strokeweight="1pt">
              <v:stroke endarrow="block"/>
            </v:line>
            <v:shape id="Freeform 35" o:spid="_x0000_s1045" style="position:absolute;left:3852;top:5278;width:1896;height:197;visibility:visible" coordsize="1293,134" o:spt="100" adj="-11796480,,5400" path="m,64r58,70l122,19r77,96l237,,346,96,416,32r64,77l615,13r102,96l800,25r71,90l941,19r90,109l1114,13r70,102l1293,e" filled="f" strokecolor="#618ffd" strokeweight="2.25pt">
              <v:stroke joinstyle="round"/>
              <v:formulas/>
              <v:path arrowok="t" o:connecttype="custom" o:connectlocs="0,64;58,134;122,19;199,115;237,0;346,96;416,32;480,109;615,13;717,109;800,25;871,115;941,19;1031,128;1114,13;1184,115;1293,0" o:connectangles="0,0,0,0,0,0,0,0,0,0,0,0,0,0,0,0,0" textboxrect="0,0,1293,134"/>
              <v:textbox style="mso-rotate-with-shape:t" inset="1.49861mm,.74931mm,1.49861mm,.74931mm">
                <w:txbxContent>
                  <w:p w:rsidR="00614F18" w:rsidRPr="000C150B" w:rsidRDefault="00614F18" w:rsidP="00826258">
                    <w:pPr>
                      <w:autoSpaceDE w:val="0"/>
                      <w:autoSpaceDN w:val="0"/>
                      <w:adjustRightInd w:val="0"/>
                      <w:rPr>
                        <w:color w:val="000000"/>
                        <w:sz w:val="28"/>
                        <w:szCs w:val="48"/>
                        <w:lang w:val="de-AT"/>
                      </w:rPr>
                    </w:pPr>
                  </w:p>
                </w:txbxContent>
              </v:textbox>
            </v:shape>
            <v:group id="Group 36" o:spid="_x0000_s1046" style="position:absolute;left:6254;top:4683;width:1901;height:652" coordorigin="5309,2900" coordsize="1296,445">
              <v:line id="Line 37" o:spid="_x0000_s1047" style="position:absolute;visibility:visible" from="5309,3345" to="6605,3345" strokeweight="2.25pt"/>
              <v:oval id="Oval 38" o:spid="_x0000_s1048" style="position:absolute;left:5379;top:2900;width:229;height:208;visibility:visible;v-text-anchor:middle" strokeweight="1.5pt">
                <v:textbox style="mso-rotate-with-shape:t" inset="1.49861mm,.74931mm,1.49861mm,.74931mm">
                  <w:txbxContent>
                    <w:p w:rsidR="00614F18" w:rsidRPr="000C150B" w:rsidRDefault="00614F18" w:rsidP="00826258">
                      <w:pPr>
                        <w:autoSpaceDE w:val="0"/>
                        <w:autoSpaceDN w:val="0"/>
                        <w:adjustRightInd w:val="0"/>
                        <w:rPr>
                          <w:color w:val="000000"/>
                          <w:sz w:val="28"/>
                          <w:szCs w:val="48"/>
                          <w:lang w:val="de-AT"/>
                        </w:rPr>
                      </w:pPr>
                    </w:p>
                  </w:txbxContent>
                </v:textbox>
              </v:oval>
              <v:line id="Line 39" o:spid="_x0000_s1049" style="position:absolute;visibility:visible" from="5584,3074" to="5901,3345" strokeweight="1pt">
                <v:stroke endarrow="block"/>
              </v:line>
              <v:line id="Line 40" o:spid="_x0000_s1050" style="position:absolute;flip:y;visibility:visible" from="5895,3096" to="6259,3333" strokeweight="1pt">
                <v:stroke endarrow="block"/>
              </v:line>
              <v:oval id="Oval 41" o:spid="_x0000_s1051" style="position:absolute;left:6205;top:2906;width:230;height:208;visibility:visible;v-text-anchor:middle" strokeweight="1.5pt">
                <v:stroke dashstyle="dash"/>
                <v:textbox style="mso-rotate-with-shape:t" inset="1.49861mm,.74931mm,1.49861mm,.74931mm">
                  <w:txbxContent>
                    <w:p w:rsidR="00614F18" w:rsidRPr="000C150B" w:rsidRDefault="00614F18" w:rsidP="00826258">
                      <w:pPr>
                        <w:autoSpaceDE w:val="0"/>
                        <w:autoSpaceDN w:val="0"/>
                        <w:adjustRightInd w:val="0"/>
                        <w:rPr>
                          <w:color w:val="000000"/>
                          <w:sz w:val="28"/>
                          <w:szCs w:val="48"/>
                          <w:lang w:val="de-AT"/>
                        </w:rPr>
                      </w:pPr>
                    </w:p>
                  </w:txbxContent>
                </v:textbox>
              </v:oval>
            </v:group>
            <v:oval id="Oval 42" o:spid="_x0000_s1052" style="position:absolute;left:6079;top:4963;width:235;height:216;visibility:visible;v-text-anchor:middle" fillcolor="#cecece" strokeweight="1pt">
              <v:textbox style="mso-rotate-with-shape:t" inset="1.49861mm,.74931mm,1.49861mm,.74931mm">
                <w:txbxContent>
                  <w:p w:rsidR="00614F18" w:rsidRPr="000C150B" w:rsidRDefault="00614F18" w:rsidP="00826258">
                    <w:pPr>
                      <w:autoSpaceDE w:val="0"/>
                      <w:autoSpaceDN w:val="0"/>
                      <w:adjustRightInd w:val="0"/>
                      <w:rPr>
                        <w:color w:val="000000"/>
                        <w:sz w:val="28"/>
                        <w:szCs w:val="48"/>
                        <w:lang w:val="de-AT"/>
                      </w:rPr>
                    </w:pPr>
                  </w:p>
                </w:txbxContent>
              </v:textbox>
            </v:oval>
            <v:line id="Line 43" o:spid="_x0000_s1053" style="position:absolute;visibility:visible" from="6324,5129" to="7066,5326" strokeweight="1pt">
              <v:stroke endarrow="block"/>
            </v:line>
            <v:line id="Line 44" o:spid="_x0000_s1054" style="position:absolute;flip:y;visibility:visible" from="7119,4440" to="7324,5305" strokecolor="#618ffd" strokeweight="2.25pt">
              <v:stroke endarrow="block"/>
            </v:line>
            <v:oval id="Oval 45" o:spid="_x0000_s1055" style="position:absolute;left:7182;top:4119;width:348;height:329;visibility:visible;v-text-anchor:middle" fillcolor="#618ffd" strokeweight="1pt">
              <v:textbox style="mso-rotate-with-shape:t" inset="1.49861mm,.74931mm,1.49861mm,.74931mm">
                <w:txbxContent>
                  <w:p w:rsidR="00614F18" w:rsidRPr="000C150B" w:rsidRDefault="00614F18" w:rsidP="00826258">
                    <w:pPr>
                      <w:autoSpaceDE w:val="0"/>
                      <w:autoSpaceDN w:val="0"/>
                      <w:adjustRightInd w:val="0"/>
                      <w:rPr>
                        <w:color w:val="000000"/>
                        <w:sz w:val="28"/>
                        <w:szCs w:val="48"/>
                        <w:lang w:val="de-AT"/>
                      </w:rPr>
                    </w:pPr>
                  </w:p>
                </w:txbxContent>
              </v:textbox>
            </v:oval>
            <v:oval id="Oval 46" o:spid="_x0000_s1056" style="position:absolute;left:6322;top:4173;width:395;height:366;visibility:visible;v-text-anchor:middle" fillcolor="#cecece" strokeweight="1pt">
              <v:stroke opacity="32896f"/>
              <v:textbox style="mso-rotate-with-shape:t" inset="1.49861mm,.74931mm,1.49861mm,.74931mm">
                <w:txbxContent>
                  <w:p w:rsidR="00614F18" w:rsidRPr="000C150B" w:rsidRDefault="00614F18" w:rsidP="00826258">
                    <w:pPr>
                      <w:autoSpaceDE w:val="0"/>
                      <w:autoSpaceDN w:val="0"/>
                      <w:adjustRightInd w:val="0"/>
                      <w:rPr>
                        <w:color w:val="000000"/>
                        <w:sz w:val="28"/>
                        <w:szCs w:val="48"/>
                        <w:lang w:val="de-AT"/>
                      </w:rPr>
                    </w:pPr>
                  </w:p>
                </w:txbxContent>
              </v:textbox>
            </v:oval>
            <v:line id="Line 47" o:spid="_x0000_s1057" style="position:absolute;visibility:visible" from="6604,4521" to="7102,5309" strokeweight="1pt">
              <v:stroke endarrow="block"/>
            </v:line>
            <v:shape id="AutoShape 48" o:spid="_x0000_s1058" style="position:absolute;left:3985;top:4252;width:299;height:291;visibility:visible;v-text-anchor:middle" coordsize="21600,21600" o:spt="100" adj="-11796480,,5400" path="m16200,10800v,-2983,-2418,-5400,-5400,-5400c7817,5400,5400,7817,5400,10800l,10800c,4835,4835,,10800,v5964,,10799,4835,10800,10799l21600,10800r2700,l18900,16200,13500,10800r2700,xe" fillcolor="#618ffd" strokeweight="1pt">
              <v:stroke joinstyle="miter"/>
              <v:formulas/>
              <v:path o:connecttype="custom" o:connectlocs="102,0;26,99;102,50;229,99;179,148;127,99" o:connectangles="0,0,0,0,0,0" textboxrect="3176,3164,18424,18436"/>
              <v:textbox style="mso-rotate-with-shape:t" inset="1.49861mm,.74931mm,1.49861mm,.74931mm">
                <w:txbxContent>
                  <w:p w:rsidR="00614F18" w:rsidRPr="000C150B" w:rsidRDefault="00614F18" w:rsidP="00826258">
                    <w:pPr>
                      <w:autoSpaceDE w:val="0"/>
                      <w:autoSpaceDN w:val="0"/>
                      <w:adjustRightInd w:val="0"/>
                      <w:rPr>
                        <w:color w:val="000000"/>
                        <w:sz w:val="28"/>
                        <w:szCs w:val="48"/>
                        <w:lang w:val="de-AT"/>
                      </w:rPr>
                    </w:pPr>
                  </w:p>
                </w:txbxContent>
              </v:textbox>
            </v:shape>
            <v:shape id="AutoShape 49" o:spid="_x0000_s1059" style="position:absolute;left:3715;top:5015;width:178;height:225;flip:x;visibility:visible;v-text-anchor:middle" coordsize="21600,21600" o:spt="100" adj="-11796480,,5400" path="m16199,8188c15197,6117,13100,4802,10800,4802v-3313,,-5998,2685,-5998,5998l,10800c,4835,4835,,10800,v4141,,7918,2368,9722,6097l22952,4921r-2371,6813l13768,9363,16199,8188xe" fillcolor="#618ffd" strokeweight="1pt">
              <v:stroke joinstyle="miter"/>
              <v:formulas/>
              <v:path o:connecttype="custom" o:connectlocs="47,2;13,77;53,35;129,35;115,83;77,66" o:connectangles="0,0,0,0,0,0" textboxrect="3213,3106,18387,18494"/>
              <v:textbox style="mso-rotate-with-shape:t" inset="1.49861mm,.74931mm,1.49861mm,.74931mm">
                <w:txbxContent>
                  <w:p w:rsidR="00614F18" w:rsidRPr="000C150B" w:rsidRDefault="00614F18" w:rsidP="00826258">
                    <w:pPr>
                      <w:autoSpaceDE w:val="0"/>
                      <w:autoSpaceDN w:val="0"/>
                      <w:adjustRightInd w:val="0"/>
                      <w:rPr>
                        <w:color w:val="000000"/>
                        <w:sz w:val="28"/>
                        <w:szCs w:val="48"/>
                        <w:lang w:val="de-AT"/>
                      </w:rPr>
                    </w:pPr>
                  </w:p>
                </w:txbxContent>
              </v:textbox>
            </v:shape>
            <v:shape id="Freeform 50" o:spid="_x0000_s1060" style="position:absolute;left:6265;top:5243;width:1897;height:197;visibility:visible" coordsize="1293,134" o:spt="100" adj="-11796480,,5400" path="m,64r58,70l122,19r77,96l237,,346,96,416,32r64,77l615,13r102,96l800,25r71,90l941,19r90,109l1114,13r70,102l1293,e" filled="f" strokecolor="#cecece" strokeweight="2.25pt">
              <v:stroke joinstyle="round"/>
              <v:formulas/>
              <v:path arrowok="t" o:connecttype="custom" o:connectlocs="0,64;58,134;122,19;199,115;237,0;346,96;416,32;480,109;615,13;717,109;800,25;871,115;941,19;1031,128;1114,13;1184,115;1293,0" o:connectangles="0,0,0,0,0,0,0,0,0,0,0,0,0,0,0,0,0" textboxrect="0,0,1293,134"/>
              <v:textbox style="mso-rotate-with-shape:t" inset="1.49861mm,.74931mm,1.49861mm,.74931mm">
                <w:txbxContent>
                  <w:p w:rsidR="00614F18" w:rsidRPr="000C150B" w:rsidRDefault="00614F18" w:rsidP="00826258">
                    <w:pPr>
                      <w:autoSpaceDE w:val="0"/>
                      <w:autoSpaceDN w:val="0"/>
                      <w:adjustRightInd w:val="0"/>
                      <w:rPr>
                        <w:color w:val="000000"/>
                        <w:sz w:val="28"/>
                        <w:szCs w:val="48"/>
                        <w:lang w:val="de-AT"/>
                      </w:rPr>
                    </w:pPr>
                  </w:p>
                </w:txbxContent>
              </v:textbox>
            </v:shape>
            <v:group id="Group 51" o:spid="_x0000_s1061" style="position:absolute;left:8604;top:4666;width:1902;height:654" coordorigin="5309,2900" coordsize="1296,445">
              <v:line id="Line 52" o:spid="_x0000_s1062" style="position:absolute;visibility:visible" from="5309,3345" to="6605,3345" strokeweight="2.25pt"/>
              <v:oval id="Oval 53" o:spid="_x0000_s1063" style="position:absolute;left:5379;top:2900;width:229;height:208;visibility:visible;v-text-anchor:middle" strokeweight="1.5pt">
                <v:textbox style="mso-rotate-with-shape:t" inset="1.49861mm,.74931mm,1.49861mm,.74931mm">
                  <w:txbxContent>
                    <w:p w:rsidR="00614F18" w:rsidRPr="000C150B" w:rsidRDefault="00614F18" w:rsidP="00826258">
                      <w:pPr>
                        <w:autoSpaceDE w:val="0"/>
                        <w:autoSpaceDN w:val="0"/>
                        <w:adjustRightInd w:val="0"/>
                        <w:rPr>
                          <w:color w:val="000000"/>
                          <w:sz w:val="28"/>
                          <w:szCs w:val="48"/>
                          <w:lang w:val="de-AT"/>
                        </w:rPr>
                      </w:pPr>
                    </w:p>
                  </w:txbxContent>
                </v:textbox>
              </v:oval>
              <v:line id="Line 54" o:spid="_x0000_s1064" style="position:absolute;visibility:visible" from="5584,3074" to="5901,3345" strokeweight="1pt">
                <v:stroke endarrow="block"/>
              </v:line>
              <v:line id="Line 55" o:spid="_x0000_s1065" style="position:absolute;flip:y;visibility:visible" from="5895,3096" to="6259,3333" strokeweight="1pt">
                <v:stroke endarrow="block"/>
              </v:line>
              <v:oval id="Oval 56" o:spid="_x0000_s1066" style="position:absolute;left:6205;top:2906;width:230;height:208;visibility:visible;v-text-anchor:middle" strokeweight="1.5pt">
                <v:stroke dashstyle="dash"/>
                <v:textbox style="mso-rotate-with-shape:t" inset="1.49861mm,.74931mm,1.49861mm,.74931mm">
                  <w:txbxContent>
                    <w:p w:rsidR="00614F18" w:rsidRPr="000C150B" w:rsidRDefault="00614F18" w:rsidP="00826258">
                      <w:pPr>
                        <w:autoSpaceDE w:val="0"/>
                        <w:autoSpaceDN w:val="0"/>
                        <w:adjustRightInd w:val="0"/>
                        <w:rPr>
                          <w:color w:val="000000"/>
                          <w:sz w:val="28"/>
                          <w:szCs w:val="48"/>
                          <w:lang w:val="de-AT"/>
                        </w:rPr>
                      </w:pPr>
                    </w:p>
                  </w:txbxContent>
                </v:textbox>
              </v:oval>
            </v:group>
            <v:oval id="Oval 57" o:spid="_x0000_s1067" style="position:absolute;left:8430;top:4947;width:234;height:215;visibility:visible;v-text-anchor:middle" fillcolor="#cecece" strokeweight="1pt">
              <v:textbox style="mso-rotate-with-shape:t" inset="1.49861mm,.74931mm,1.49861mm,.74931mm">
                <w:txbxContent>
                  <w:p w:rsidR="00614F18" w:rsidRPr="000C150B" w:rsidRDefault="00614F18" w:rsidP="00826258">
                    <w:pPr>
                      <w:autoSpaceDE w:val="0"/>
                      <w:autoSpaceDN w:val="0"/>
                      <w:adjustRightInd w:val="0"/>
                      <w:rPr>
                        <w:color w:val="000000"/>
                        <w:sz w:val="28"/>
                        <w:szCs w:val="48"/>
                        <w:lang w:val="de-AT"/>
                      </w:rPr>
                    </w:pPr>
                  </w:p>
                </w:txbxContent>
              </v:textbox>
            </v:oval>
            <v:line id="Line 58" o:spid="_x0000_s1068" style="position:absolute;visibility:visible" from="8675,5112" to="9416,5309" strokeweight="1pt">
              <v:stroke endarrow="block"/>
            </v:line>
            <v:line id="Line 59" o:spid="_x0000_s1069" style="position:absolute;flip:y;visibility:visible" from="9470,4425" to="9675,5289" strokecolor="#618ffd" strokeweight="2.25pt">
              <v:stroke endarrow="block"/>
            </v:line>
            <v:oval id="Oval 60" o:spid="_x0000_s1070" style="position:absolute;left:9533;top:4103;width:347;height:329;visibility:visible;v-text-anchor:middle" fillcolor="#618ffd" strokeweight="1pt">
              <v:textbox style="mso-rotate-with-shape:t" inset="1.49861mm,.74931mm,1.49861mm,.74931mm">
                <w:txbxContent>
                  <w:p w:rsidR="00614F18" w:rsidRPr="000C150B" w:rsidRDefault="00614F18" w:rsidP="00826258">
                    <w:pPr>
                      <w:autoSpaceDE w:val="0"/>
                      <w:autoSpaceDN w:val="0"/>
                      <w:adjustRightInd w:val="0"/>
                      <w:rPr>
                        <w:color w:val="000000"/>
                        <w:sz w:val="28"/>
                        <w:szCs w:val="48"/>
                        <w:lang w:val="de-AT"/>
                      </w:rPr>
                    </w:pPr>
                  </w:p>
                </w:txbxContent>
              </v:textbox>
            </v:oval>
            <v:oval id="Oval 61" o:spid="_x0000_s1071" style="position:absolute;left:8673;top:4158;width:394;height:365;visibility:visible;v-text-anchor:middle" fillcolor="#cecece" strokeweight="1pt">
              <v:stroke opacity="32896f"/>
              <v:textbox style="mso-rotate-with-shape:t" inset="1.49861mm,.74931mm,1.49861mm,.74931mm">
                <w:txbxContent>
                  <w:p w:rsidR="00614F18" w:rsidRPr="000C150B" w:rsidRDefault="00614F18" w:rsidP="00826258">
                    <w:pPr>
                      <w:autoSpaceDE w:val="0"/>
                      <w:autoSpaceDN w:val="0"/>
                      <w:adjustRightInd w:val="0"/>
                      <w:rPr>
                        <w:color w:val="000000"/>
                        <w:sz w:val="28"/>
                        <w:szCs w:val="48"/>
                        <w:lang w:val="de-AT"/>
                      </w:rPr>
                    </w:pPr>
                  </w:p>
                </w:txbxContent>
              </v:textbox>
            </v:oval>
            <v:line id="Line 62" o:spid="_x0000_s1072" style="position:absolute;visibility:visible" from="8955,4505" to="9452,5293" strokeweight="1pt">
              <v:stroke endarrow="block"/>
            </v:line>
            <v:shape id="Freeform 63" o:spid="_x0000_s1073" style="position:absolute;left:8615;top:5227;width:1898;height:196;visibility:visible" coordsize="1293,134" o:spt="100" adj="-11796480,,5400" path="m,64r58,70l122,19r77,96l237,,346,96,416,32r64,77l615,13r102,96l800,25r71,90l941,19r90,109l1114,13r70,102l1293,e" filled="f" strokecolor="#cecece" strokeweight="2.25pt">
              <v:stroke joinstyle="round"/>
              <v:formulas/>
              <v:path arrowok="t" o:connecttype="custom" o:connectlocs="0,64;58,134;122,19;199,115;237,0;346,96;416,32;480,109;615,13;717,109;800,25;871,115;941,19;1031,128;1114,13;1184,115;1293,0" o:connectangles="0,0,0,0,0,0,0,0,0,0,0,0,0,0,0,0,0" textboxrect="0,0,1293,134"/>
              <v:textbox style="mso-rotate-with-shape:t" inset="1.49861mm,.74931mm,1.49861mm,.74931mm">
                <w:txbxContent>
                  <w:p w:rsidR="00614F18" w:rsidRPr="000C150B" w:rsidRDefault="00614F18" w:rsidP="00826258">
                    <w:pPr>
                      <w:autoSpaceDE w:val="0"/>
                      <w:autoSpaceDN w:val="0"/>
                      <w:adjustRightInd w:val="0"/>
                      <w:rPr>
                        <w:color w:val="000000"/>
                        <w:sz w:val="28"/>
                        <w:szCs w:val="48"/>
                        <w:lang w:val="de-AT"/>
                      </w:rPr>
                    </w:pPr>
                  </w:p>
                </w:txbxContent>
              </v:textbox>
            </v:shape>
            <v:line id="Line 64" o:spid="_x0000_s1074" style="position:absolute;flip:x y;visibility:visible" from="9748,4300" to="10077,4816" strokecolor="#fc0128" strokeweight="3pt">
              <v:stroke endarrow="block"/>
            </v:line>
            <w10:wrap type="none"/>
            <w10:anchorlock/>
          </v:group>
        </w:pict>
      </w:r>
    </w:p>
    <w:p w:rsidR="00255657" w:rsidRDefault="00255657" w:rsidP="00E74C0B">
      <w:pPr>
        <w:rPr>
          <w:lang w:val="en-GB"/>
        </w:rPr>
      </w:pPr>
    </w:p>
    <w:p w:rsidR="00255657" w:rsidRDefault="00826258" w:rsidP="00E74C0B">
      <w:pPr>
        <w:rPr>
          <w:lang w:val="en-GB"/>
        </w:rPr>
      </w:pPr>
      <w:r>
        <w:rPr>
          <w:lang w:val="en-GB"/>
        </w:rPr>
        <w:t xml:space="preserve">Figure 1: </w:t>
      </w:r>
      <w:r w:rsidR="00ED769B">
        <w:rPr>
          <w:lang w:val="en-GB"/>
        </w:rPr>
        <w:t xml:space="preserve">Sketch of particle-wall collision modelling; a) virtual wall concept, b) shadow effect, c) hybrid </w:t>
      </w:r>
      <w:proofErr w:type="spellStart"/>
      <w:r w:rsidR="00ED769B">
        <w:rPr>
          <w:lang w:val="en-GB"/>
        </w:rPr>
        <w:t>EUgran</w:t>
      </w:r>
      <w:proofErr w:type="spellEnd"/>
      <w:r w:rsidR="00ED769B">
        <w:rPr>
          <w:lang w:val="en-GB"/>
        </w:rPr>
        <w:t xml:space="preserve">+ model: a smooth </w:t>
      </w:r>
      <w:proofErr w:type="spellStart"/>
      <w:r w:rsidR="00ED769B">
        <w:rPr>
          <w:lang w:val="en-GB"/>
        </w:rPr>
        <w:t>Eulerian</w:t>
      </w:r>
      <w:proofErr w:type="spellEnd"/>
      <w:r w:rsidR="00ED769B">
        <w:rPr>
          <w:lang w:val="en-GB"/>
        </w:rPr>
        <w:t xml:space="preserve"> particle reflection is adopted in order to meet a mean </w:t>
      </w:r>
      <w:proofErr w:type="spellStart"/>
      <w:r w:rsidR="00ED769B">
        <w:rPr>
          <w:lang w:val="en-GB"/>
        </w:rPr>
        <w:t>Lagra</w:t>
      </w:r>
      <w:r w:rsidR="00555477">
        <w:rPr>
          <w:lang w:val="en-GB"/>
        </w:rPr>
        <w:t>n</w:t>
      </w:r>
      <w:r w:rsidR="00ED769B">
        <w:rPr>
          <w:lang w:val="en-GB"/>
        </w:rPr>
        <w:t>gian</w:t>
      </w:r>
      <w:proofErr w:type="spellEnd"/>
      <w:r w:rsidR="00ED769B">
        <w:rPr>
          <w:lang w:val="en-GB"/>
        </w:rPr>
        <w:t xml:space="preserve"> particle rebound at a rough wall</w:t>
      </w:r>
    </w:p>
    <w:p w:rsidR="00D447DE" w:rsidRDefault="00D447DE" w:rsidP="00D447DE">
      <w:pPr>
        <w:rPr>
          <w:lang w:val="en-GB"/>
        </w:rPr>
      </w:pPr>
    </w:p>
    <w:p w:rsidR="007603C3" w:rsidRDefault="007603C3" w:rsidP="00FD008D">
      <w:pPr>
        <w:rPr>
          <w:lang w:val="en-GB"/>
        </w:rPr>
      </w:pPr>
    </w:p>
    <w:p w:rsidR="007603C3" w:rsidRPr="001E2723" w:rsidRDefault="007603C3" w:rsidP="00FD008D">
      <w:pPr>
        <w:rPr>
          <w:lang w:val="en-GB"/>
        </w:rPr>
      </w:pPr>
    </w:p>
    <w:sectPr w:rsidR="007603C3" w:rsidRPr="001E2723" w:rsidSect="008025C9">
      <w:pgSz w:w="11906" w:h="16838"/>
      <w:pgMar w:top="1417" w:right="1417" w:bottom="1134" w:left="1417" w:header="720" w:footer="720" w:gutter="0"/>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7" w:author="ZID" w:date="2011-08-22T22:33:00Z" w:initials="Z">
    <w:p w:rsidR="00967AF7" w:rsidRPr="00967AF7" w:rsidRDefault="00967AF7">
      <w:pPr>
        <w:pStyle w:val="Kommentartext"/>
        <w:rPr>
          <w:lang w:val="en-GB"/>
        </w:rPr>
      </w:pPr>
      <w:r>
        <w:rPr>
          <w:rStyle w:val="Kommentarzeichen"/>
        </w:rPr>
        <w:annotationRef/>
      </w:r>
      <w:r w:rsidRPr="00967AF7">
        <w:rPr>
          <w:lang w:val="en-GB"/>
        </w:rPr>
        <w:t>Is this of relevance here?</w:t>
      </w:r>
    </w:p>
  </w:comment>
  <w:comment w:id="90" w:author="ZID" w:date="2011-08-22T22:42:00Z" w:initials="Z">
    <w:p w:rsidR="005F7806" w:rsidRPr="005F7806" w:rsidRDefault="005F7806">
      <w:pPr>
        <w:pStyle w:val="Kommentartext"/>
        <w:rPr>
          <w:lang w:val="en-GB"/>
        </w:rPr>
      </w:pPr>
      <w:r>
        <w:rPr>
          <w:rStyle w:val="Kommentarzeichen"/>
        </w:rPr>
        <w:annotationRef/>
      </w:r>
      <w:r w:rsidRPr="005F7806">
        <w:rPr>
          <w:lang w:val="en-GB"/>
        </w:rPr>
        <w:t xml:space="preserve">Maybe I don’t see this because I </w:t>
      </w:r>
      <w:r>
        <w:rPr>
          <w:lang w:val="en-GB"/>
        </w:rPr>
        <w:t>have been in transit for 18 hours, but shouldn’t that be a factor of 1 (unity)???</w:t>
      </w:r>
    </w:p>
  </w:comment>
  <w:comment w:id="91" w:author="ZID" w:date="2011-08-22T22:43:00Z" w:initials="Z">
    <w:p w:rsidR="00471159" w:rsidRPr="00471159" w:rsidRDefault="00471159">
      <w:pPr>
        <w:pStyle w:val="Kommentartext"/>
        <w:rPr>
          <w:lang w:val="en-GB"/>
        </w:rPr>
      </w:pPr>
      <w:r>
        <w:rPr>
          <w:rStyle w:val="Kommentarzeichen"/>
        </w:rPr>
        <w:annotationRef/>
      </w:r>
      <w:r w:rsidRPr="00471159">
        <w:rPr>
          <w:lang w:val="en-GB"/>
        </w:rPr>
        <w:t>We should also outline that the normal force is updated every time-step before the tangential force is updated, that should make the next section more clear?</w:t>
      </w:r>
    </w:p>
  </w:comment>
  <w:comment w:id="101" w:author="ZID" w:date="2011-08-22T22:46:00Z" w:initials="Z">
    <w:p w:rsidR="001E077E" w:rsidRPr="001E077E" w:rsidRDefault="00471159">
      <w:pPr>
        <w:pStyle w:val="Kommentartext"/>
        <w:rPr>
          <w:lang w:val="en-GB"/>
        </w:rPr>
      </w:pPr>
      <w:r>
        <w:rPr>
          <w:rStyle w:val="Kommentarzeichen"/>
        </w:rPr>
        <w:annotationRef/>
      </w:r>
      <w:r w:rsidR="001E077E" w:rsidRPr="001E077E">
        <w:rPr>
          <w:lang w:val="en-GB"/>
        </w:rPr>
        <w:t xml:space="preserve">I only marked it here, not in the formulas later (I </w:t>
      </w:r>
      <w:proofErr w:type="spellStart"/>
      <w:r w:rsidR="001E077E" w:rsidRPr="001E077E">
        <w:rPr>
          <w:lang w:val="en-GB"/>
        </w:rPr>
        <w:t>dont</w:t>
      </w:r>
      <w:proofErr w:type="spellEnd"/>
      <w:r w:rsidR="001E077E" w:rsidRPr="001E077E">
        <w:rPr>
          <w:lang w:val="en-GB"/>
        </w:rPr>
        <w:t xml:space="preserve"> want to mess with the formulas, </w:t>
      </w:r>
      <w:r w:rsidR="001E077E">
        <w:rPr>
          <w:lang w:val="en-GB"/>
        </w:rPr>
        <w:t xml:space="preserve">so they don’t get broke on your </w:t>
      </w:r>
      <w:proofErr w:type="gramStart"/>
      <w:r w:rsidR="001E077E">
        <w:rPr>
          <w:lang w:val="en-GB"/>
        </w:rPr>
        <w:t xml:space="preserve">machine </w:t>
      </w:r>
      <w:proofErr w:type="gramEnd"/>
      <w:r w:rsidR="001E077E" w:rsidRPr="001E077E">
        <w:rPr>
          <w:lang w:val="en-GB"/>
        </w:rPr>
        <w:sym w:font="Wingdings" w:char="F04A"/>
      </w:r>
      <w:r w:rsidR="001E077E">
        <w:rPr>
          <w:lang w:val="en-GB"/>
        </w:rPr>
        <w:t>)</w:t>
      </w:r>
    </w:p>
    <w:p w:rsidR="00471159" w:rsidRPr="00471159" w:rsidRDefault="00471159">
      <w:pPr>
        <w:pStyle w:val="Kommentartext"/>
        <w:rPr>
          <w:lang w:val="en-GB"/>
        </w:rPr>
      </w:pPr>
      <w:r w:rsidRPr="00471159">
        <w:rPr>
          <w:lang w:val="en-GB"/>
        </w:rPr>
        <w:t xml:space="preserve">See my general comment before: I would suggest using t and </w:t>
      </w:r>
      <w:proofErr w:type="spellStart"/>
      <w:r w:rsidRPr="00471159">
        <w:rPr>
          <w:lang w:val="en-GB"/>
        </w:rPr>
        <w:t>t+dr</w:t>
      </w:r>
      <w:proofErr w:type="spellEnd"/>
      <w:r w:rsidRPr="00471159">
        <w:rPr>
          <w:lang w:val="en-GB"/>
        </w:rPr>
        <w:t xml:space="preserve"> instead of indices 0 and n, to avoid </w:t>
      </w:r>
      <w:proofErr w:type="spellStart"/>
      <w:r w:rsidRPr="00471159">
        <w:rPr>
          <w:lang w:val="en-GB"/>
        </w:rPr>
        <w:t>confucion</w:t>
      </w:r>
      <w:proofErr w:type="spellEnd"/>
      <w:r w:rsidRPr="00471159">
        <w:rPr>
          <w:lang w:val="en-GB"/>
        </w:rPr>
        <w:t xml:space="preserve"> because of too many indices (</w:t>
      </w:r>
      <w:r>
        <w:rPr>
          <w:lang w:val="en-GB"/>
        </w:rPr>
        <w:t>e.g. ‘</w:t>
      </w:r>
      <w:r w:rsidRPr="00471159">
        <w:rPr>
          <w:lang w:val="en-GB"/>
        </w:rPr>
        <w:t>n</w:t>
      </w:r>
      <w:r>
        <w:rPr>
          <w:lang w:val="en-GB"/>
        </w:rPr>
        <w:t>’</w:t>
      </w:r>
      <w:r w:rsidRPr="00471159">
        <w:rPr>
          <w:lang w:val="en-GB"/>
        </w:rPr>
        <w:t xml:space="preserve"> could be confused with normal direction)</w:t>
      </w:r>
    </w:p>
  </w:comment>
  <w:comment w:id="113" w:author="ZID" w:date="2011-08-22T22:49:00Z" w:initials="Z">
    <w:p w:rsidR="000F4615" w:rsidRPr="00794A59" w:rsidRDefault="000F4615">
      <w:pPr>
        <w:pStyle w:val="Kommentartext"/>
        <w:rPr>
          <w:lang w:val="en-GB"/>
        </w:rPr>
      </w:pPr>
      <w:r>
        <w:rPr>
          <w:rStyle w:val="Kommentarzeichen"/>
        </w:rPr>
        <w:annotationRef/>
      </w:r>
      <w:r w:rsidRPr="00794A59">
        <w:rPr>
          <w:lang w:val="en-GB"/>
        </w:rPr>
        <w:t>It is not exactly clear here what exactly current methods refer to?</w:t>
      </w:r>
    </w:p>
  </w:comment>
  <w:comment w:id="159" w:author="ZID" w:date="2011-08-22T23:02:00Z" w:initials="Z">
    <w:p w:rsidR="001935AD" w:rsidRPr="001935AD" w:rsidRDefault="001935AD">
      <w:pPr>
        <w:pStyle w:val="Kommentartext"/>
        <w:rPr>
          <w:lang w:val="en-GB"/>
        </w:rPr>
      </w:pPr>
      <w:r>
        <w:rPr>
          <w:rStyle w:val="Kommentarzeichen"/>
        </w:rPr>
        <w:annotationRef/>
      </w:r>
      <w:r w:rsidRPr="001935AD">
        <w:rPr>
          <w:lang w:val="en-GB"/>
        </w:rPr>
        <w:t xml:space="preserve">I would suggest that </w:t>
      </w:r>
      <w:r>
        <w:rPr>
          <w:lang w:val="en-GB"/>
        </w:rPr>
        <w:t>F</w:t>
      </w:r>
      <w:r w:rsidRPr="001935AD">
        <w:rPr>
          <w:lang w:val="en-GB"/>
        </w:rPr>
        <w:t xml:space="preserve">igure </w:t>
      </w:r>
      <w:r>
        <w:rPr>
          <w:lang w:val="en-GB"/>
        </w:rPr>
        <w:t>2 and the e</w:t>
      </w:r>
      <w:r w:rsidRPr="001935AD">
        <w:rPr>
          <w:lang w:val="en-GB"/>
        </w:rPr>
        <w:t>q</w:t>
      </w:r>
      <w:r>
        <w:rPr>
          <w:lang w:val="en-GB"/>
        </w:rPr>
        <w:t>u</w:t>
      </w:r>
      <w:r w:rsidRPr="001935AD">
        <w:rPr>
          <w:lang w:val="en-GB"/>
        </w:rPr>
        <w:t>ations</w:t>
      </w:r>
      <w:r>
        <w:rPr>
          <w:lang w:val="en-GB"/>
        </w:rPr>
        <w:t xml:space="preserve"> switch place.</w:t>
      </w:r>
    </w:p>
  </w:comment>
  <w:comment w:id="160" w:author="ZID" w:date="2011-08-22T23:03:00Z" w:initials="Z">
    <w:p w:rsidR="001935AD" w:rsidRPr="0067193D" w:rsidRDefault="001935AD">
      <w:pPr>
        <w:pStyle w:val="Kommentartext"/>
        <w:rPr>
          <w:lang w:val="en-GB"/>
        </w:rPr>
      </w:pPr>
      <w:r>
        <w:rPr>
          <w:rStyle w:val="Kommentarzeichen"/>
        </w:rPr>
        <w:annotationRef/>
      </w:r>
      <w:r w:rsidRPr="0067193D">
        <w:rPr>
          <w:lang w:val="en-GB"/>
        </w:rPr>
        <w:t>Isn’t there the 4th case that slip starts during the time-step we are looking at?</w:t>
      </w:r>
    </w:p>
  </w:comment>
  <w:comment w:id="191" w:author="ZID" w:date="2011-08-22T23:09:00Z" w:initials="Z">
    <w:p w:rsidR="00C85796" w:rsidRPr="00317B66" w:rsidRDefault="00C85796">
      <w:pPr>
        <w:pStyle w:val="Kommentartext"/>
        <w:rPr>
          <w:lang w:val="en-GB"/>
        </w:rPr>
      </w:pPr>
      <w:r>
        <w:rPr>
          <w:rStyle w:val="Kommentarzeichen"/>
        </w:rPr>
        <w:annotationRef/>
      </w:r>
      <w:r w:rsidRPr="00317B66">
        <w:rPr>
          <w:lang w:val="en-GB"/>
        </w:rPr>
        <w:t>Not completely clear to me what imposed means here?</w:t>
      </w:r>
    </w:p>
  </w:comment>
  <w:comment w:id="202" w:author="ZID" w:date="2011-08-22T23:12:00Z" w:initials="Z">
    <w:p w:rsidR="00B241F7" w:rsidRPr="00B241F7" w:rsidRDefault="00B241F7">
      <w:pPr>
        <w:pStyle w:val="Kommentartext"/>
        <w:rPr>
          <w:lang w:val="en-GB"/>
        </w:rPr>
      </w:pPr>
      <w:r>
        <w:rPr>
          <w:rStyle w:val="Kommentarzeichen"/>
        </w:rPr>
        <w:annotationRef/>
      </w:r>
      <w:r w:rsidR="00E976F0">
        <w:rPr>
          <w:lang w:val="en-GB"/>
        </w:rPr>
        <w:t>Probably</w:t>
      </w:r>
      <w:r w:rsidRPr="00B241F7">
        <w:rPr>
          <w:lang w:val="en-GB"/>
        </w:rPr>
        <w:t xml:space="preserve"> we </w:t>
      </w:r>
      <w:r w:rsidR="00E976F0">
        <w:rPr>
          <w:lang w:val="en-GB"/>
        </w:rPr>
        <w:t xml:space="preserve">should </w:t>
      </w:r>
      <w:r w:rsidRPr="00B241F7">
        <w:rPr>
          <w:lang w:val="en-GB"/>
        </w:rPr>
        <w:t>call it restore from ‚elastic deformation‘</w:t>
      </w:r>
      <w:r>
        <w:rPr>
          <w:lang w:val="en-GB"/>
        </w:rPr>
        <w:t>?!</w:t>
      </w:r>
    </w:p>
  </w:comment>
  <w:comment w:id="222" w:author="ZID" w:date="2011-08-22T23:20:00Z" w:initials="Z">
    <w:p w:rsidR="00B52500" w:rsidRPr="00B52500" w:rsidRDefault="00B52500">
      <w:pPr>
        <w:pStyle w:val="Kommentartext"/>
        <w:rPr>
          <w:lang w:val="en-GB"/>
        </w:rPr>
      </w:pPr>
      <w:r>
        <w:rPr>
          <w:rStyle w:val="Kommentarzeichen"/>
        </w:rPr>
        <w:annotationRef/>
      </w:r>
      <w:r w:rsidRPr="00B52500">
        <w:rPr>
          <w:lang w:val="en-GB"/>
        </w:rPr>
        <w:t>Not clear to me?</w:t>
      </w:r>
    </w:p>
  </w:comment>
  <w:comment w:id="223" w:author="ZID" w:date="2011-08-22T23:21:00Z" w:initials="Z">
    <w:p w:rsidR="00B52500" w:rsidRPr="00B52500" w:rsidRDefault="00B52500">
      <w:pPr>
        <w:pStyle w:val="Kommentartext"/>
        <w:rPr>
          <w:lang w:val="en-GB"/>
        </w:rPr>
      </w:pPr>
      <w:r>
        <w:rPr>
          <w:rStyle w:val="Kommentarzeichen"/>
        </w:rPr>
        <w:annotationRef/>
      </w:r>
      <w:r w:rsidRPr="00B52500">
        <w:rPr>
          <w:lang w:val="en-GB"/>
        </w:rPr>
        <w:t>Also not quite clear?</w:t>
      </w:r>
    </w:p>
  </w:comment>
  <w:comment w:id="259" w:author="ZID" w:date="2011-08-22T23:16:00Z" w:initials="Z">
    <w:p w:rsidR="00FE657D" w:rsidRPr="00FE657D" w:rsidRDefault="00FE657D">
      <w:pPr>
        <w:pStyle w:val="Kommentartext"/>
        <w:rPr>
          <w:lang w:val="en-GB"/>
        </w:rPr>
      </w:pPr>
      <w:r>
        <w:rPr>
          <w:rStyle w:val="Kommentarzeichen"/>
        </w:rPr>
        <w:annotationRef/>
      </w:r>
      <w:r w:rsidRPr="00FE657D">
        <w:rPr>
          <w:lang w:val="en-GB"/>
        </w:rPr>
        <w:t xml:space="preserve">We should probably put that </w:t>
      </w:r>
      <w:proofErr w:type="gramStart"/>
      <w:r w:rsidRPr="00FE657D">
        <w:rPr>
          <w:lang w:val="en-GB"/>
        </w:rPr>
        <w:t xml:space="preserve">into </w:t>
      </w:r>
      <w:r>
        <w:rPr>
          <w:lang w:val="en-GB"/>
        </w:rPr>
        <w:t xml:space="preserve"> </w:t>
      </w:r>
      <w:proofErr w:type="spellStart"/>
      <w:r>
        <w:rPr>
          <w:lang w:val="en-GB"/>
        </w:rPr>
        <w:t>the</w:t>
      </w:r>
      <w:proofErr w:type="gramEnd"/>
      <w:r w:rsidRPr="00FE657D">
        <w:rPr>
          <w:lang w:val="en-GB"/>
        </w:rPr>
        <w:t>„conclusion</w:t>
      </w:r>
      <w:proofErr w:type="spellEnd"/>
      <w:r w:rsidRPr="00FE657D">
        <w:rPr>
          <w:lang w:val="en-GB"/>
        </w:rPr>
        <w:t xml:space="preserve"> </w:t>
      </w:r>
      <w:r>
        <w:rPr>
          <w:lang w:val="en-GB"/>
        </w:rPr>
        <w:t>“ section?</w:t>
      </w:r>
    </w:p>
  </w:comment>
  <w:comment w:id="261" w:author="ZID" w:date="2011-08-22T23:16:00Z" w:initials="Z">
    <w:p w:rsidR="00FE657D" w:rsidRPr="00FE657D" w:rsidRDefault="00FE657D">
      <w:pPr>
        <w:pStyle w:val="Kommentartext"/>
        <w:rPr>
          <w:lang w:val="en-GB"/>
        </w:rPr>
      </w:pPr>
      <w:r>
        <w:rPr>
          <w:rStyle w:val="Kommentarzeichen"/>
        </w:rPr>
        <w:annotationRef/>
      </w:r>
      <w:r w:rsidRPr="00FE657D">
        <w:rPr>
          <w:lang w:val="en-GB"/>
        </w:rPr>
        <w:t>Thinking about it, it is probably not a good idea to talk about LIGGGHTS in detail in the frame of this paper</w:t>
      </w:r>
    </w:p>
  </w:comment>
</w:comment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A00002EF" w:usb1="420020EB" w:usb2="00000000" w:usb3="00000000" w:csb0="000000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A02E9A"/>
    <w:multiLevelType w:val="hybridMultilevel"/>
    <w:tmpl w:val="112E5EE0"/>
    <w:lvl w:ilvl="0" w:tplc="04070011">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
    <w:nsid w:val="09CD3769"/>
    <w:multiLevelType w:val="hybridMultilevel"/>
    <w:tmpl w:val="D2907EC0"/>
    <w:lvl w:ilvl="0" w:tplc="00342B54">
      <w:start w:val="1"/>
      <w:numFmt w:val="decimal"/>
      <w:lvlText w:val="%1."/>
      <w:lvlJc w:val="left"/>
      <w:pPr>
        <w:tabs>
          <w:tab w:val="num" w:pos="340"/>
        </w:tabs>
        <w:ind w:left="340" w:hanging="34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
    <w:nsid w:val="159B0E14"/>
    <w:multiLevelType w:val="multilevel"/>
    <w:tmpl w:val="E4BCA5B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3">
    <w:nsid w:val="265418E8"/>
    <w:multiLevelType w:val="multilevel"/>
    <w:tmpl w:val="E4BCA5B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4">
    <w:nsid w:val="2D432C77"/>
    <w:multiLevelType w:val="multilevel"/>
    <w:tmpl w:val="E4BCA5B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5">
    <w:nsid w:val="39CF7790"/>
    <w:multiLevelType w:val="multilevel"/>
    <w:tmpl w:val="2D7A0556"/>
    <w:lvl w:ilvl="0">
      <w:start w:val="2"/>
      <w:numFmt w:val="decimal"/>
      <w:lvlText w:val="%1"/>
      <w:lvlJc w:val="left"/>
      <w:pPr>
        <w:tabs>
          <w:tab w:val="num" w:pos="360"/>
        </w:tabs>
        <w:ind w:left="360" w:hanging="360"/>
      </w:pPr>
      <w:rPr>
        <w:rFonts w:hint="default"/>
      </w:rPr>
    </w:lvl>
    <w:lvl w:ilvl="1">
      <w:start w:val="3"/>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nsid w:val="46D1089E"/>
    <w:multiLevelType w:val="hybridMultilevel"/>
    <w:tmpl w:val="9618AD9E"/>
    <w:lvl w:ilvl="0" w:tplc="5FE8D2B2">
      <w:start w:val="5"/>
      <w:numFmt w:val="decimal"/>
      <w:lvlText w:val="%1."/>
      <w:lvlJc w:val="left"/>
      <w:pPr>
        <w:tabs>
          <w:tab w:val="num" w:pos="340"/>
        </w:tabs>
        <w:ind w:left="340" w:hanging="34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nsid w:val="49BF781B"/>
    <w:multiLevelType w:val="hybridMultilevel"/>
    <w:tmpl w:val="DC4C0B62"/>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8">
    <w:nsid w:val="71187A15"/>
    <w:multiLevelType w:val="multilevel"/>
    <w:tmpl w:val="E4BCA5B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num w:numId="1">
    <w:abstractNumId w:val="2"/>
  </w:num>
  <w:num w:numId="2">
    <w:abstractNumId w:val="7"/>
  </w:num>
  <w:num w:numId="3">
    <w:abstractNumId w:val="0"/>
  </w:num>
  <w:num w:numId="4">
    <w:abstractNumId w:val="5"/>
  </w:num>
  <w:num w:numId="5">
    <w:abstractNumId w:val="3"/>
  </w:num>
  <w:num w:numId="6">
    <w:abstractNumId w:val="4"/>
  </w:num>
  <w:num w:numId="7">
    <w:abstractNumId w:val="1"/>
  </w:num>
  <w:num w:numId="8">
    <w:abstractNumId w:val="6"/>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92"/>
  <w:proofState w:spelling="clean" w:grammar="clean"/>
  <w:stylePaneFormatFilter w:val="3F01"/>
  <w:trackRevisions/>
  <w:defaultTabStop w:val="708"/>
  <w:hyphenationZone w:val="425"/>
  <w:displayHorizontalDrawingGridEvery w:val="0"/>
  <w:displayVerticalDrawingGridEvery w:val="0"/>
  <w:doNotUseMarginsForDrawingGridOrigin/>
  <w:noPunctuationKerning/>
  <w:characterSpacingControl w:val="doNotCompress"/>
  <w:compat/>
  <w:rsids>
    <w:rsidRoot w:val="00B87767"/>
    <w:rsid w:val="0000448B"/>
    <w:rsid w:val="0001714D"/>
    <w:rsid w:val="00021E3E"/>
    <w:rsid w:val="00024C22"/>
    <w:rsid w:val="00027EE9"/>
    <w:rsid w:val="00030231"/>
    <w:rsid w:val="000369CB"/>
    <w:rsid w:val="00041689"/>
    <w:rsid w:val="00050C3E"/>
    <w:rsid w:val="00052D6D"/>
    <w:rsid w:val="000711A9"/>
    <w:rsid w:val="0008502C"/>
    <w:rsid w:val="000872AC"/>
    <w:rsid w:val="0009003D"/>
    <w:rsid w:val="000A00BC"/>
    <w:rsid w:val="000A2260"/>
    <w:rsid w:val="000A4ACE"/>
    <w:rsid w:val="000B101E"/>
    <w:rsid w:val="000B3AA0"/>
    <w:rsid w:val="000B3BFE"/>
    <w:rsid w:val="000C6859"/>
    <w:rsid w:val="000E0E5F"/>
    <w:rsid w:val="000E17AE"/>
    <w:rsid w:val="000F1A0F"/>
    <w:rsid w:val="000F4615"/>
    <w:rsid w:val="0011518C"/>
    <w:rsid w:val="00120056"/>
    <w:rsid w:val="00122F16"/>
    <w:rsid w:val="0013310F"/>
    <w:rsid w:val="00146F1E"/>
    <w:rsid w:val="00150709"/>
    <w:rsid w:val="00182C25"/>
    <w:rsid w:val="00182E90"/>
    <w:rsid w:val="0018444C"/>
    <w:rsid w:val="001846A0"/>
    <w:rsid w:val="00184EF9"/>
    <w:rsid w:val="00191B62"/>
    <w:rsid w:val="001935AD"/>
    <w:rsid w:val="00193747"/>
    <w:rsid w:val="001973E9"/>
    <w:rsid w:val="001C6B24"/>
    <w:rsid w:val="001C788A"/>
    <w:rsid w:val="001D0FF9"/>
    <w:rsid w:val="001E077E"/>
    <w:rsid w:val="001E2723"/>
    <w:rsid w:val="001E7122"/>
    <w:rsid w:val="001E7488"/>
    <w:rsid w:val="002005B6"/>
    <w:rsid w:val="00205C7E"/>
    <w:rsid w:val="0020740B"/>
    <w:rsid w:val="002126D4"/>
    <w:rsid w:val="0022143D"/>
    <w:rsid w:val="00231DFC"/>
    <w:rsid w:val="00241304"/>
    <w:rsid w:val="002435BC"/>
    <w:rsid w:val="002476C1"/>
    <w:rsid w:val="00252C8A"/>
    <w:rsid w:val="00255657"/>
    <w:rsid w:val="00262437"/>
    <w:rsid w:val="002712FD"/>
    <w:rsid w:val="00283270"/>
    <w:rsid w:val="00297AD3"/>
    <w:rsid w:val="002B4764"/>
    <w:rsid w:val="002D12A0"/>
    <w:rsid w:val="002D27E8"/>
    <w:rsid w:val="002D57F4"/>
    <w:rsid w:val="002E6C97"/>
    <w:rsid w:val="002F090A"/>
    <w:rsid w:val="002F2C41"/>
    <w:rsid w:val="002F4A80"/>
    <w:rsid w:val="003025C4"/>
    <w:rsid w:val="003047AB"/>
    <w:rsid w:val="003056FC"/>
    <w:rsid w:val="00310FB3"/>
    <w:rsid w:val="00317B66"/>
    <w:rsid w:val="00324131"/>
    <w:rsid w:val="00326CEA"/>
    <w:rsid w:val="003345B1"/>
    <w:rsid w:val="00337E58"/>
    <w:rsid w:val="00344726"/>
    <w:rsid w:val="0034664C"/>
    <w:rsid w:val="00360B5D"/>
    <w:rsid w:val="00362E9E"/>
    <w:rsid w:val="00372E42"/>
    <w:rsid w:val="003A1311"/>
    <w:rsid w:val="003A1B00"/>
    <w:rsid w:val="003A27C0"/>
    <w:rsid w:val="003B448D"/>
    <w:rsid w:val="003C0510"/>
    <w:rsid w:val="003C6066"/>
    <w:rsid w:val="003D0150"/>
    <w:rsid w:val="003D793E"/>
    <w:rsid w:val="003E17DF"/>
    <w:rsid w:val="003F2FD8"/>
    <w:rsid w:val="003F7CC9"/>
    <w:rsid w:val="004007D8"/>
    <w:rsid w:val="00401569"/>
    <w:rsid w:val="00404F6D"/>
    <w:rsid w:val="00411EBB"/>
    <w:rsid w:val="00412761"/>
    <w:rsid w:val="0041427A"/>
    <w:rsid w:val="00431883"/>
    <w:rsid w:val="00444154"/>
    <w:rsid w:val="00445A43"/>
    <w:rsid w:val="00451DAA"/>
    <w:rsid w:val="00451F4C"/>
    <w:rsid w:val="00452AA1"/>
    <w:rsid w:val="00457875"/>
    <w:rsid w:val="00461052"/>
    <w:rsid w:val="0046155E"/>
    <w:rsid w:val="00471159"/>
    <w:rsid w:val="00473391"/>
    <w:rsid w:val="00476248"/>
    <w:rsid w:val="00477008"/>
    <w:rsid w:val="00487DF6"/>
    <w:rsid w:val="004956ED"/>
    <w:rsid w:val="004A4D59"/>
    <w:rsid w:val="004B149C"/>
    <w:rsid w:val="004B2992"/>
    <w:rsid w:val="004D5A33"/>
    <w:rsid w:val="004F4467"/>
    <w:rsid w:val="004F4796"/>
    <w:rsid w:val="004F4850"/>
    <w:rsid w:val="004F7B70"/>
    <w:rsid w:val="00500ECD"/>
    <w:rsid w:val="005011BB"/>
    <w:rsid w:val="00505690"/>
    <w:rsid w:val="00506D71"/>
    <w:rsid w:val="0051052E"/>
    <w:rsid w:val="0051131D"/>
    <w:rsid w:val="00514064"/>
    <w:rsid w:val="00516107"/>
    <w:rsid w:val="00521332"/>
    <w:rsid w:val="00522153"/>
    <w:rsid w:val="00526711"/>
    <w:rsid w:val="00530BCF"/>
    <w:rsid w:val="00530D64"/>
    <w:rsid w:val="00531A5F"/>
    <w:rsid w:val="0053365C"/>
    <w:rsid w:val="005410F7"/>
    <w:rsid w:val="005467B0"/>
    <w:rsid w:val="005506FB"/>
    <w:rsid w:val="0055170D"/>
    <w:rsid w:val="00551C84"/>
    <w:rsid w:val="0055515E"/>
    <w:rsid w:val="00555477"/>
    <w:rsid w:val="00562B82"/>
    <w:rsid w:val="00562D4D"/>
    <w:rsid w:val="005672B5"/>
    <w:rsid w:val="00570E6C"/>
    <w:rsid w:val="005719EE"/>
    <w:rsid w:val="005802AB"/>
    <w:rsid w:val="00585E31"/>
    <w:rsid w:val="00587B67"/>
    <w:rsid w:val="005A3F82"/>
    <w:rsid w:val="005A72A4"/>
    <w:rsid w:val="005A7ED4"/>
    <w:rsid w:val="005B013D"/>
    <w:rsid w:val="005C756E"/>
    <w:rsid w:val="005D5641"/>
    <w:rsid w:val="005E0938"/>
    <w:rsid w:val="005E2618"/>
    <w:rsid w:val="005F5392"/>
    <w:rsid w:val="005F7806"/>
    <w:rsid w:val="00601090"/>
    <w:rsid w:val="00614F18"/>
    <w:rsid w:val="00631DC4"/>
    <w:rsid w:val="006328AC"/>
    <w:rsid w:val="00667C9A"/>
    <w:rsid w:val="0067193D"/>
    <w:rsid w:val="00675017"/>
    <w:rsid w:val="00677941"/>
    <w:rsid w:val="006A7499"/>
    <w:rsid w:val="006B012B"/>
    <w:rsid w:val="006B4D9E"/>
    <w:rsid w:val="006B5EAE"/>
    <w:rsid w:val="006C0D6F"/>
    <w:rsid w:val="006C6484"/>
    <w:rsid w:val="006C7A10"/>
    <w:rsid w:val="006D4B6F"/>
    <w:rsid w:val="006D5026"/>
    <w:rsid w:val="006D7298"/>
    <w:rsid w:val="006D73F8"/>
    <w:rsid w:val="006E571A"/>
    <w:rsid w:val="006E79F1"/>
    <w:rsid w:val="007003C2"/>
    <w:rsid w:val="00713F7A"/>
    <w:rsid w:val="007227A2"/>
    <w:rsid w:val="00726623"/>
    <w:rsid w:val="00726D9D"/>
    <w:rsid w:val="00732780"/>
    <w:rsid w:val="00732DA8"/>
    <w:rsid w:val="007352DF"/>
    <w:rsid w:val="00737A29"/>
    <w:rsid w:val="00755085"/>
    <w:rsid w:val="007603C3"/>
    <w:rsid w:val="0076147F"/>
    <w:rsid w:val="0078046A"/>
    <w:rsid w:val="00784F4C"/>
    <w:rsid w:val="00785C31"/>
    <w:rsid w:val="007862E1"/>
    <w:rsid w:val="00786359"/>
    <w:rsid w:val="007900E8"/>
    <w:rsid w:val="007939AB"/>
    <w:rsid w:val="00794A59"/>
    <w:rsid w:val="007A168F"/>
    <w:rsid w:val="007A308E"/>
    <w:rsid w:val="007A5154"/>
    <w:rsid w:val="007A70C4"/>
    <w:rsid w:val="007B3B80"/>
    <w:rsid w:val="007B73A5"/>
    <w:rsid w:val="007C33B4"/>
    <w:rsid w:val="007C5A23"/>
    <w:rsid w:val="007D34EC"/>
    <w:rsid w:val="007D3A53"/>
    <w:rsid w:val="007D3BCC"/>
    <w:rsid w:val="007E4152"/>
    <w:rsid w:val="00801C16"/>
    <w:rsid w:val="008025C9"/>
    <w:rsid w:val="00812905"/>
    <w:rsid w:val="00813036"/>
    <w:rsid w:val="0081388E"/>
    <w:rsid w:val="00817E36"/>
    <w:rsid w:val="00826258"/>
    <w:rsid w:val="00832D8C"/>
    <w:rsid w:val="00834C7C"/>
    <w:rsid w:val="0085128E"/>
    <w:rsid w:val="00857493"/>
    <w:rsid w:val="00871B0A"/>
    <w:rsid w:val="00873A75"/>
    <w:rsid w:val="00874A0C"/>
    <w:rsid w:val="00874B04"/>
    <w:rsid w:val="008814CF"/>
    <w:rsid w:val="0088204B"/>
    <w:rsid w:val="00883A72"/>
    <w:rsid w:val="00885492"/>
    <w:rsid w:val="00885634"/>
    <w:rsid w:val="008B35CB"/>
    <w:rsid w:val="008C0C77"/>
    <w:rsid w:val="008C3C5A"/>
    <w:rsid w:val="008C3E37"/>
    <w:rsid w:val="008C3F56"/>
    <w:rsid w:val="008C57A4"/>
    <w:rsid w:val="008C5C65"/>
    <w:rsid w:val="008C61CB"/>
    <w:rsid w:val="008E2087"/>
    <w:rsid w:val="008E3DE9"/>
    <w:rsid w:val="008E6537"/>
    <w:rsid w:val="008E6569"/>
    <w:rsid w:val="008E6C3C"/>
    <w:rsid w:val="008F45EB"/>
    <w:rsid w:val="008F67D8"/>
    <w:rsid w:val="009137FD"/>
    <w:rsid w:val="00913CD8"/>
    <w:rsid w:val="009160B0"/>
    <w:rsid w:val="0092164D"/>
    <w:rsid w:val="009249BC"/>
    <w:rsid w:val="0092783A"/>
    <w:rsid w:val="00932039"/>
    <w:rsid w:val="00937A41"/>
    <w:rsid w:val="009458CE"/>
    <w:rsid w:val="00956ED2"/>
    <w:rsid w:val="009623F0"/>
    <w:rsid w:val="00963972"/>
    <w:rsid w:val="00967AF7"/>
    <w:rsid w:val="0097258D"/>
    <w:rsid w:val="00975487"/>
    <w:rsid w:val="009828DE"/>
    <w:rsid w:val="009A1048"/>
    <w:rsid w:val="009A2C70"/>
    <w:rsid w:val="009A7BFA"/>
    <w:rsid w:val="009B6630"/>
    <w:rsid w:val="009B79E7"/>
    <w:rsid w:val="009C04E8"/>
    <w:rsid w:val="009C3D73"/>
    <w:rsid w:val="009D193F"/>
    <w:rsid w:val="009E0112"/>
    <w:rsid w:val="009E40F0"/>
    <w:rsid w:val="009F0A7B"/>
    <w:rsid w:val="009F658A"/>
    <w:rsid w:val="00A07D07"/>
    <w:rsid w:val="00A12297"/>
    <w:rsid w:val="00A201EF"/>
    <w:rsid w:val="00A224FA"/>
    <w:rsid w:val="00A34B7A"/>
    <w:rsid w:val="00A372D7"/>
    <w:rsid w:val="00A40A67"/>
    <w:rsid w:val="00A51DB8"/>
    <w:rsid w:val="00A5235F"/>
    <w:rsid w:val="00A5476F"/>
    <w:rsid w:val="00A60CB9"/>
    <w:rsid w:val="00A61BE4"/>
    <w:rsid w:val="00A61EEC"/>
    <w:rsid w:val="00A7024C"/>
    <w:rsid w:val="00A772C0"/>
    <w:rsid w:val="00A81F5F"/>
    <w:rsid w:val="00A85F64"/>
    <w:rsid w:val="00A94029"/>
    <w:rsid w:val="00A96289"/>
    <w:rsid w:val="00A97CC4"/>
    <w:rsid w:val="00AA0BDE"/>
    <w:rsid w:val="00AA1637"/>
    <w:rsid w:val="00AB34BF"/>
    <w:rsid w:val="00AD2163"/>
    <w:rsid w:val="00AD2E3F"/>
    <w:rsid w:val="00AD3201"/>
    <w:rsid w:val="00AD66D3"/>
    <w:rsid w:val="00AD7908"/>
    <w:rsid w:val="00AD7DBF"/>
    <w:rsid w:val="00AF153D"/>
    <w:rsid w:val="00B12879"/>
    <w:rsid w:val="00B13587"/>
    <w:rsid w:val="00B15158"/>
    <w:rsid w:val="00B23CCE"/>
    <w:rsid w:val="00B241F7"/>
    <w:rsid w:val="00B32EB7"/>
    <w:rsid w:val="00B42D60"/>
    <w:rsid w:val="00B42EF9"/>
    <w:rsid w:val="00B4364C"/>
    <w:rsid w:val="00B43979"/>
    <w:rsid w:val="00B52500"/>
    <w:rsid w:val="00B82E42"/>
    <w:rsid w:val="00B86C6C"/>
    <w:rsid w:val="00B87767"/>
    <w:rsid w:val="00B92ED4"/>
    <w:rsid w:val="00B95A96"/>
    <w:rsid w:val="00BA0D1E"/>
    <w:rsid w:val="00BA4757"/>
    <w:rsid w:val="00BB0F52"/>
    <w:rsid w:val="00BB3BE1"/>
    <w:rsid w:val="00BB6CD3"/>
    <w:rsid w:val="00BB71D5"/>
    <w:rsid w:val="00BC5BA5"/>
    <w:rsid w:val="00BC7819"/>
    <w:rsid w:val="00BD2557"/>
    <w:rsid w:val="00BE18B6"/>
    <w:rsid w:val="00BF06E7"/>
    <w:rsid w:val="00BF702B"/>
    <w:rsid w:val="00C03E18"/>
    <w:rsid w:val="00C13AA2"/>
    <w:rsid w:val="00C142EF"/>
    <w:rsid w:val="00C17A56"/>
    <w:rsid w:val="00C27C91"/>
    <w:rsid w:val="00C31F93"/>
    <w:rsid w:val="00C37113"/>
    <w:rsid w:val="00C37A1D"/>
    <w:rsid w:val="00C42406"/>
    <w:rsid w:val="00C6034F"/>
    <w:rsid w:val="00C64B11"/>
    <w:rsid w:val="00C66EF8"/>
    <w:rsid w:val="00C72959"/>
    <w:rsid w:val="00C72EBB"/>
    <w:rsid w:val="00C76425"/>
    <w:rsid w:val="00C82BA9"/>
    <w:rsid w:val="00C831BF"/>
    <w:rsid w:val="00C84B6E"/>
    <w:rsid w:val="00C85796"/>
    <w:rsid w:val="00C978FF"/>
    <w:rsid w:val="00CA6EA5"/>
    <w:rsid w:val="00CA7407"/>
    <w:rsid w:val="00CB0F0E"/>
    <w:rsid w:val="00CC5184"/>
    <w:rsid w:val="00CD5BDA"/>
    <w:rsid w:val="00CE288D"/>
    <w:rsid w:val="00CF6BAC"/>
    <w:rsid w:val="00D10FB8"/>
    <w:rsid w:val="00D130C1"/>
    <w:rsid w:val="00D27079"/>
    <w:rsid w:val="00D27FFE"/>
    <w:rsid w:val="00D447DE"/>
    <w:rsid w:val="00D47267"/>
    <w:rsid w:val="00D572C5"/>
    <w:rsid w:val="00D7428B"/>
    <w:rsid w:val="00D833B7"/>
    <w:rsid w:val="00DA7883"/>
    <w:rsid w:val="00DB74A4"/>
    <w:rsid w:val="00DC2061"/>
    <w:rsid w:val="00DC2DAE"/>
    <w:rsid w:val="00DC68DD"/>
    <w:rsid w:val="00DD5004"/>
    <w:rsid w:val="00DE1610"/>
    <w:rsid w:val="00DE34B5"/>
    <w:rsid w:val="00DE4998"/>
    <w:rsid w:val="00DE792B"/>
    <w:rsid w:val="00DF3F42"/>
    <w:rsid w:val="00E0189B"/>
    <w:rsid w:val="00E243E6"/>
    <w:rsid w:val="00E32715"/>
    <w:rsid w:val="00E3434D"/>
    <w:rsid w:val="00E347C3"/>
    <w:rsid w:val="00E352DD"/>
    <w:rsid w:val="00E37AEF"/>
    <w:rsid w:val="00E5385D"/>
    <w:rsid w:val="00E64830"/>
    <w:rsid w:val="00E711E2"/>
    <w:rsid w:val="00E715E4"/>
    <w:rsid w:val="00E74C0B"/>
    <w:rsid w:val="00E806B2"/>
    <w:rsid w:val="00E92553"/>
    <w:rsid w:val="00E929C8"/>
    <w:rsid w:val="00E93715"/>
    <w:rsid w:val="00E96E32"/>
    <w:rsid w:val="00E976F0"/>
    <w:rsid w:val="00EA1B83"/>
    <w:rsid w:val="00EA7085"/>
    <w:rsid w:val="00EB5F97"/>
    <w:rsid w:val="00EB7277"/>
    <w:rsid w:val="00EC0A77"/>
    <w:rsid w:val="00EC4383"/>
    <w:rsid w:val="00ED0F7D"/>
    <w:rsid w:val="00ED361E"/>
    <w:rsid w:val="00ED768E"/>
    <w:rsid w:val="00ED769B"/>
    <w:rsid w:val="00EF3668"/>
    <w:rsid w:val="00F072CC"/>
    <w:rsid w:val="00F10CD8"/>
    <w:rsid w:val="00F22D26"/>
    <w:rsid w:val="00F22F88"/>
    <w:rsid w:val="00F33877"/>
    <w:rsid w:val="00F35700"/>
    <w:rsid w:val="00F41C2E"/>
    <w:rsid w:val="00F422D4"/>
    <w:rsid w:val="00F50458"/>
    <w:rsid w:val="00F54A21"/>
    <w:rsid w:val="00F569F5"/>
    <w:rsid w:val="00F57B7A"/>
    <w:rsid w:val="00F60836"/>
    <w:rsid w:val="00F70868"/>
    <w:rsid w:val="00F85FD0"/>
    <w:rsid w:val="00FA1943"/>
    <w:rsid w:val="00FB2D2B"/>
    <w:rsid w:val="00FC4712"/>
    <w:rsid w:val="00FD008D"/>
    <w:rsid w:val="00FD63E0"/>
    <w:rsid w:val="00FD67C1"/>
    <w:rsid w:val="00FD7753"/>
    <w:rsid w:val="00FE0027"/>
    <w:rsid w:val="00FE05A7"/>
    <w:rsid w:val="00FE657D"/>
    <w:rsid w:val="00FF085F"/>
    <w:rsid w:val="00FF0EF4"/>
    <w:rsid w:val="00FF7113"/>
  </w:rsids>
  <m:mathPr>
    <m:mathFont m:val="Cambria Math"/>
    <m:brkBin m:val="before"/>
    <m:brkBinSub m:val="--"/>
    <m:smallFrac m:val="off"/>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2">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8025C9"/>
    <w:rPr>
      <w:sz w:val="24"/>
      <w:lang w:val="de-DE" w:eastAsia="de-DE"/>
    </w:rPr>
  </w:style>
  <w:style w:type="paragraph" w:styleId="berschrift1">
    <w:name w:val="heading 1"/>
    <w:basedOn w:val="Standard"/>
    <w:next w:val="Standard"/>
    <w:qFormat/>
    <w:rsid w:val="00B87767"/>
    <w:pPr>
      <w:keepNext/>
      <w:spacing w:before="240" w:after="60"/>
      <w:outlineLvl w:val="0"/>
    </w:pPr>
    <w:rPr>
      <w:rFonts w:ascii="Arial" w:hAnsi="Arial" w:cs="Arial"/>
      <w:b/>
      <w:bCs/>
      <w:kern w:val="32"/>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ara1">
    <w:name w:val="para1"/>
    <w:basedOn w:val="Standard"/>
    <w:rsid w:val="00D47267"/>
    <w:pPr>
      <w:spacing w:before="120" w:line="240" w:lineRule="exact"/>
      <w:jc w:val="both"/>
    </w:pPr>
    <w:rPr>
      <w:sz w:val="20"/>
      <w:szCs w:val="24"/>
      <w:lang w:val="en-GB" w:eastAsia="en-US"/>
    </w:rPr>
  </w:style>
  <w:style w:type="paragraph" w:styleId="Textkrper">
    <w:name w:val="Body Text"/>
    <w:basedOn w:val="Standard"/>
    <w:rsid w:val="00D47267"/>
    <w:pPr>
      <w:jc w:val="both"/>
    </w:pPr>
    <w:rPr>
      <w:sz w:val="18"/>
      <w:lang w:val="en-AU" w:eastAsia="en-US"/>
    </w:rPr>
  </w:style>
  <w:style w:type="character" w:customStyle="1" w:styleId="MTEquationSection">
    <w:name w:val="MTEquationSection"/>
    <w:basedOn w:val="Absatz-Standardschriftart"/>
    <w:rsid w:val="00CD5BDA"/>
    <w:rPr>
      <w:vanish/>
      <w:color w:val="FF0000"/>
      <w:lang w:val="en-GB"/>
    </w:rPr>
  </w:style>
  <w:style w:type="paragraph" w:customStyle="1" w:styleId="para2">
    <w:name w:val="para2"/>
    <w:basedOn w:val="Standard"/>
    <w:rsid w:val="00E74C0B"/>
    <w:pPr>
      <w:spacing w:line="240" w:lineRule="exact"/>
      <w:ind w:firstLine="144"/>
      <w:jc w:val="both"/>
    </w:pPr>
    <w:rPr>
      <w:sz w:val="20"/>
      <w:szCs w:val="24"/>
      <w:lang w:val="en-GB" w:eastAsia="en-US"/>
    </w:rPr>
  </w:style>
  <w:style w:type="paragraph" w:customStyle="1" w:styleId="TableCaption">
    <w:name w:val="TableCaption"/>
    <w:basedOn w:val="Standard"/>
    <w:rsid w:val="00E74C0B"/>
    <w:pPr>
      <w:spacing w:before="240" w:after="120" w:line="220" w:lineRule="exact"/>
      <w:jc w:val="center"/>
    </w:pPr>
    <w:rPr>
      <w:rFonts w:ascii="Helvetica" w:hAnsi="Helvetica"/>
      <w:sz w:val="18"/>
      <w:szCs w:val="24"/>
      <w:lang w:val="en-GB" w:eastAsia="en-US"/>
    </w:rPr>
  </w:style>
  <w:style w:type="paragraph" w:customStyle="1" w:styleId="FigCaption">
    <w:name w:val="FigCaption"/>
    <w:basedOn w:val="Standard"/>
    <w:rsid w:val="00255657"/>
    <w:pPr>
      <w:spacing w:before="200" w:after="240" w:line="220" w:lineRule="exact"/>
      <w:jc w:val="center"/>
    </w:pPr>
    <w:rPr>
      <w:sz w:val="18"/>
      <w:szCs w:val="24"/>
      <w:lang w:val="en-US" w:eastAsia="en-US"/>
    </w:rPr>
  </w:style>
  <w:style w:type="paragraph" w:customStyle="1" w:styleId="Reference">
    <w:name w:val="Reference"/>
    <w:basedOn w:val="Standard"/>
    <w:rsid w:val="00CA6EA5"/>
    <w:pPr>
      <w:ind w:firstLine="142"/>
      <w:jc w:val="both"/>
    </w:pPr>
    <w:rPr>
      <w:sz w:val="18"/>
      <w:lang w:val="en-AU" w:eastAsia="en-US"/>
    </w:rPr>
  </w:style>
  <w:style w:type="character" w:styleId="Hyperlink">
    <w:name w:val="Hyperlink"/>
    <w:basedOn w:val="Absatz-Standardschriftart"/>
    <w:rsid w:val="00BB71D5"/>
    <w:rPr>
      <w:color w:val="0000FF"/>
      <w:u w:val="single"/>
    </w:rPr>
  </w:style>
  <w:style w:type="table" w:styleId="Tabellengitternetz">
    <w:name w:val="Table Grid"/>
    <w:basedOn w:val="NormaleTabelle"/>
    <w:rsid w:val="003025C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F569F5"/>
    <w:rPr>
      <w:sz w:val="24"/>
      <w:lang w:val="de-DE" w:eastAsia="de-DE"/>
    </w:rPr>
  </w:style>
  <w:style w:type="paragraph" w:styleId="Sprechblasentext">
    <w:name w:val="Balloon Text"/>
    <w:basedOn w:val="Standard"/>
    <w:link w:val="SprechblasentextZchn"/>
    <w:rsid w:val="00F569F5"/>
    <w:rPr>
      <w:rFonts w:ascii="Tahoma" w:hAnsi="Tahoma" w:cs="Tahoma"/>
      <w:sz w:val="16"/>
      <w:szCs w:val="16"/>
    </w:rPr>
  </w:style>
  <w:style w:type="character" w:customStyle="1" w:styleId="SprechblasentextZchn">
    <w:name w:val="Sprechblasentext Zchn"/>
    <w:basedOn w:val="Absatz-Standardschriftart"/>
    <w:link w:val="Sprechblasentext"/>
    <w:rsid w:val="00F569F5"/>
    <w:rPr>
      <w:rFonts w:ascii="Tahoma" w:hAnsi="Tahoma" w:cs="Tahoma"/>
      <w:sz w:val="16"/>
      <w:szCs w:val="16"/>
    </w:rPr>
  </w:style>
  <w:style w:type="character" w:styleId="Kommentarzeichen">
    <w:name w:val="annotation reference"/>
    <w:basedOn w:val="Absatz-Standardschriftart"/>
    <w:rsid w:val="00FC4712"/>
    <w:rPr>
      <w:sz w:val="16"/>
      <w:szCs w:val="16"/>
    </w:rPr>
  </w:style>
  <w:style w:type="paragraph" w:styleId="Kommentartext">
    <w:name w:val="annotation text"/>
    <w:basedOn w:val="Standard"/>
    <w:link w:val="KommentartextZchn"/>
    <w:rsid w:val="00FC4712"/>
    <w:rPr>
      <w:sz w:val="20"/>
    </w:rPr>
  </w:style>
  <w:style w:type="character" w:customStyle="1" w:styleId="KommentartextZchn">
    <w:name w:val="Kommentartext Zchn"/>
    <w:basedOn w:val="Absatz-Standardschriftart"/>
    <w:link w:val="Kommentartext"/>
    <w:rsid w:val="00FC4712"/>
  </w:style>
  <w:style w:type="paragraph" w:styleId="Kommentarthema">
    <w:name w:val="annotation subject"/>
    <w:basedOn w:val="Kommentartext"/>
    <w:next w:val="Kommentartext"/>
    <w:link w:val="KommentarthemaZchn"/>
    <w:rsid w:val="00FC4712"/>
    <w:rPr>
      <w:b/>
      <w:bCs/>
    </w:rPr>
  </w:style>
  <w:style w:type="character" w:customStyle="1" w:styleId="KommentarthemaZchn">
    <w:name w:val="Kommentarthema Zchn"/>
    <w:basedOn w:val="KommentartextZchn"/>
    <w:link w:val="Kommentarthema"/>
    <w:rsid w:val="00FC4712"/>
    <w:rPr>
      <w:b/>
      <w:bCs/>
    </w:rPr>
  </w:style>
  <w:style w:type="character" w:styleId="Platzhaltertext">
    <w:name w:val="Placeholder Text"/>
    <w:basedOn w:val="Absatz-Standardschriftart"/>
    <w:uiPriority w:val="99"/>
    <w:semiHidden/>
    <w:rsid w:val="00ED361E"/>
    <w:rPr>
      <w:color w:val="808080"/>
    </w:rPr>
  </w:style>
  <w:style w:type="paragraph" w:styleId="Listenabsatz">
    <w:name w:val="List Paragraph"/>
    <w:basedOn w:val="Standard"/>
    <w:uiPriority w:val="34"/>
    <w:qFormat/>
    <w:rsid w:val="00ED361E"/>
    <w:pPr>
      <w:ind w:left="720"/>
      <w:contextualSpacing/>
    </w:pPr>
  </w:style>
</w:styles>
</file>

<file path=word/webSettings.xml><?xml version="1.0" encoding="utf-8"?>
<w:webSettings xmlns:r="http://schemas.openxmlformats.org/officeDocument/2006/relationships" xmlns:w="http://schemas.openxmlformats.org/wordprocessingml/2006/main">
  <w:divs>
    <w:div w:id="734400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wmf"/><Relationship Id="rId18" Type="http://schemas.openxmlformats.org/officeDocument/2006/relationships/oleObject" Target="embeddings/oleObject3.bin"/><Relationship Id="rId26" Type="http://schemas.openxmlformats.org/officeDocument/2006/relationships/image" Target="media/image13.wmf"/><Relationship Id="rId3" Type="http://schemas.openxmlformats.org/officeDocument/2006/relationships/styles" Target="styles.xml"/><Relationship Id="rId21" Type="http://schemas.openxmlformats.org/officeDocument/2006/relationships/image" Target="media/image10.wmf"/><Relationship Id="rId7" Type="http://schemas.openxmlformats.org/officeDocument/2006/relationships/image" Target="media/image1.jpeg"/><Relationship Id="rId12" Type="http://schemas.openxmlformats.org/officeDocument/2006/relationships/hyperlink" Target="http://lammps.sandia.gov/doc/Manual.html" TargetMode="External"/><Relationship Id="rId17" Type="http://schemas.openxmlformats.org/officeDocument/2006/relationships/image" Target="media/image8.wmf"/><Relationship Id="rId25" Type="http://schemas.openxmlformats.org/officeDocument/2006/relationships/image" Target="media/image12.wmf"/><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5.jpeg"/><Relationship Id="rId24" Type="http://schemas.openxmlformats.org/officeDocument/2006/relationships/oleObject" Target="embeddings/oleObject6.bin"/><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image" Target="media/image15.wmf"/><Relationship Id="rId10" Type="http://schemas.openxmlformats.org/officeDocument/2006/relationships/image" Target="media/image4.jpeg"/><Relationship Id="rId19" Type="http://schemas.openxmlformats.org/officeDocument/2006/relationships/image" Target="media/image9.w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4.wmf"/><Relationship Id="rId30"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DE26F5-B0ED-494F-A16D-2DB3E6AE7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4304</Words>
  <Characters>27120</Characters>
  <Application>Microsoft Office Word</Application>
  <DocSecurity>0</DocSecurity>
  <Lines>226</Lines>
  <Paragraphs>62</Paragraphs>
  <ScaleCrop>false</ScaleCrop>
  <HeadingPairs>
    <vt:vector size="2" baseType="variant">
      <vt:variant>
        <vt:lpstr>Titel</vt:lpstr>
      </vt:variant>
      <vt:variant>
        <vt:i4>1</vt:i4>
      </vt:variant>
    </vt:vector>
  </HeadingPairs>
  <TitlesOfParts>
    <vt:vector size="1" baseType="lpstr">
      <vt:lpstr>Simulating Pneumatic Particle Conveying by a Set of Eulerian, Lagrangian and Hybrid Particle Models</vt:lpstr>
    </vt:vector>
  </TitlesOfParts>
  <Company>Universität Linz</Company>
  <LinksUpToDate>false</LinksUpToDate>
  <CharactersWithSpaces>31362</CharactersWithSpaces>
  <SharedDoc>false</SharedDoc>
  <HLinks>
    <vt:vector size="6" baseType="variant">
      <vt:variant>
        <vt:i4>5374033</vt:i4>
      </vt:variant>
      <vt:variant>
        <vt:i4>8</vt:i4>
      </vt:variant>
      <vt:variant>
        <vt:i4>0</vt:i4>
      </vt:variant>
      <vt:variant>
        <vt:i4>5</vt:i4>
      </vt:variant>
      <vt:variant>
        <vt:lpwstr>http://lammps.sandia.gov/doc/Manual.html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Simulating Pneumatic Particle Conveying by a Set of Eulerian, Lagrangian and Hybrid Particle Models</dc:title>
  <dc:subject/>
  <dc:creator>Abteilung für Strömungslehre</dc:creator>
  <cp:keywords/>
  <cp:lastModifiedBy>ZID</cp:lastModifiedBy>
  <cp:revision>152</cp:revision>
  <cp:lastPrinted>2011-07-11T08:56:00Z</cp:lastPrinted>
  <dcterms:created xsi:type="dcterms:W3CDTF">2011-07-08T13:07:00Z</dcterms:created>
  <dcterms:modified xsi:type="dcterms:W3CDTF">2011-08-22T21:25:00Z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ies>
</file>